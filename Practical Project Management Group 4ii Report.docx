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1454700155"/>
        <w:docPartObj>
          <w:docPartGallery w:val="Cover Pages"/>
          <w:docPartUnique/>
        </w:docPartObj>
      </w:sdtPr>
      <w:sdtEndPr>
        <w:rPr>
          <w:rFonts w:asciiTheme="majorHAnsi" w:eastAsiaTheme="majorEastAsia" w:hAnsiTheme="majorHAnsi" w:cstheme="majorBidi"/>
          <w:color w:val="2F5496" w:themeColor="accent1" w:themeShade="BF"/>
          <w:sz w:val="96"/>
          <w:szCs w:val="96"/>
        </w:rPr>
      </w:sdtEndPr>
      <w:sdtContent>
        <w:p w14:paraId="7780DF3C" w14:textId="708FB881" w:rsidR="00D54AE6" w:rsidRDefault="00D54AE6">
          <w:pPr>
            <w:pStyle w:val="NoSpacing"/>
            <w:rPr>
              <w:sz w:val="2"/>
            </w:rPr>
          </w:pPr>
        </w:p>
        <w:p w14:paraId="2600E640" w14:textId="5EEF972B" w:rsidR="00D54AE6" w:rsidRDefault="00D54AE6" w:rsidP="5C780249">
          <w:r>
            <w:rPr>
              <w:noProof/>
            </w:rPr>
            <mc:AlternateContent>
              <mc:Choice Requires="wps">
                <w:drawing>
                  <wp:anchor distT="0" distB="0" distL="114300" distR="114300" simplePos="0" relativeHeight="251658241" behindDoc="0" locked="0" layoutInCell="1" allowOverlap="1" wp14:anchorId="0B8DFCFF" wp14:editId="612F6AA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14:shadow w14:blurRad="0" w14:dist="0" w14:dir="0" w14:sx="0" w14:sy="0" w14:kx="0" w14:ky="0" w14:algn="none">
                                      <w14:srgbClr w14:val="000000"/>
                                    </w14:shadow>
                                    <w14:textOutline w14:w="0" w14:cap="rnd" w14:cmpd="sng" w14:algn="ctr">
                                      <w14:noFill/>
                                      <w14:prstDash w14:val="solid"/>
                                      <w14:bevel/>
                                    </w14:textOutline>
                                  </w:rPr>
                                </w:sdtEndPr>
                                <w:sdtContent>
                                  <w:p w14:paraId="5E0AEAA9" w14:textId="332F142E" w:rsidR="00B85066" w:rsidRDefault="00C45B7A">
                                    <w:pPr>
                                      <w:pStyle w:val="NoSpacing"/>
                                    </w:pPr>
                                    <w: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REPORT</w:t>
                                    </w:r>
                                  </w:p>
                                </w:sdtContent>
                              </w:sdt>
                              <w:p w14:paraId="41381D51" w14:textId="622593EB" w:rsidR="00B85066" w:rsidRDefault="000F2E07">
                                <w:pPr>
                                  <w:pStyle w:val="NoSpacing"/>
                                  <w:spacing w:before="120"/>
                                </w:pPr>
                                <w:r>
                                  <w:t>Bridges Community Trust</w:t>
                                </w:r>
                              </w:p>
                              <w:p w14:paraId="1D88A763" w14:textId="56A881A6" w:rsidR="00B85066" w:rsidRDefault="000F2E07">
                                <w:r>
                                  <w:t>Website Overhaul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B8DFCFF" id="_x0000_t202" coordsize="21600,21600" o:spt="202" path="m,l,21600r21600,l21600,xe">
                    <v:stroke joinstyle="miter"/>
                    <v:path gradientshapeok="t" o:connecttype="rect"/>
                  </v:shapetype>
                  <v:shape id="Text Box 62" o:spid="_x0000_s1026" type="#_x0000_t202" style="position:absolute;margin-left:0;margin-top:0;width:468pt;height:1in;z-index:251658241;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14:shadow w14:blurRad="0" w14:dist="0" w14:dir="0" w14:sx="0" w14:sy="0" w14:kx="0" w14:ky="0" w14:algn="none">
                                <w14:srgbClr w14:val="000000"/>
                              </w14:shadow>
                              <w14:textOutline w14:w="0" w14:cap="rnd" w14:cmpd="sng" w14:algn="ctr">
                                <w14:noFill/>
                                <w14:prstDash w14:val="solid"/>
                                <w14:bevel/>
                              </w14:textOutline>
                            </w:rPr>
                          </w:sdtEndPr>
                          <w:sdtContent>
                            <w:p w14:paraId="5E0AEAA9" w14:textId="332F142E" w:rsidR="00B85066" w:rsidRDefault="00C45B7A">
                              <w:pPr>
                                <w:pStyle w:val="NoSpacing"/>
                              </w:pPr>
                              <w: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REPORT</w:t>
                              </w:r>
                            </w:p>
                          </w:sdtContent>
                        </w:sdt>
                        <w:p w14:paraId="41381D51" w14:textId="622593EB" w:rsidR="00B85066" w:rsidRDefault="000F2E07">
                          <w:pPr>
                            <w:pStyle w:val="NoSpacing"/>
                            <w:spacing w:before="120"/>
                          </w:pPr>
                          <w:r>
                            <w:t>Bridges Community Trust</w:t>
                          </w:r>
                        </w:p>
                        <w:p w14:paraId="1D88A763" w14:textId="56A881A6" w:rsidR="00B85066" w:rsidRDefault="000F2E07">
                          <w:r>
                            <w:t>Website Overhaul Project</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731B3BFE" wp14:editId="76D9695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xmlns:a14="http://schemas.microsoft.com/office/drawing/2010/main" xmlns:a="http://schemas.openxmlformats.org/drawingml/2006/main" xmlns:pic="http://schemas.openxmlformats.org/drawingml/2006/picture" xmlns:w16du="http://schemas.microsoft.com/office/word/2023/wordml/word16du">
                <w:pict>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16B93D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1E4C197E" w14:textId="1B08D782" w:rsidR="00D54AE6" w:rsidRDefault="00000000" w:rsidP="5C780249">
          <w:pPr>
            <w:spacing w:line="259" w:lineRule="auto"/>
          </w:pPr>
        </w:p>
      </w:sdtContent>
    </w:sdt>
    <w:p w14:paraId="10C7F933" w14:textId="20AB475E" w:rsidR="0DA211B9" w:rsidRDefault="0DA211B9" w:rsidP="74AEF901"/>
    <w:p w14:paraId="6236C170" w14:textId="120574A4" w:rsidR="74AEF901" w:rsidRDefault="74AEF901" w:rsidP="74AEF901">
      <w:pPr>
        <w:rPr>
          <w:color w:val="4472C4" w:themeColor="accent1"/>
          <w:sz w:val="32"/>
          <w:szCs w:val="32"/>
        </w:rPr>
      </w:pPr>
    </w:p>
    <w:p w14:paraId="46248617" w14:textId="4066BE9C" w:rsidR="74AEF901" w:rsidRDefault="74AEF901" w:rsidP="74AEF901">
      <w:pPr>
        <w:rPr>
          <w:color w:val="4472C4" w:themeColor="accent1"/>
          <w:sz w:val="32"/>
          <w:szCs w:val="32"/>
        </w:rPr>
      </w:pPr>
    </w:p>
    <w:p w14:paraId="66369C36" w14:textId="21FDCB4E" w:rsidR="74AEF901" w:rsidRDefault="74AEF901" w:rsidP="74AEF901">
      <w:pPr>
        <w:rPr>
          <w:color w:val="4472C4" w:themeColor="accent1"/>
          <w:sz w:val="32"/>
          <w:szCs w:val="32"/>
        </w:rPr>
      </w:pPr>
    </w:p>
    <w:p w14:paraId="00A6E744" w14:textId="449C20A3" w:rsidR="74AEF901" w:rsidRDefault="74AEF901" w:rsidP="74AEF901">
      <w:pPr>
        <w:rPr>
          <w:color w:val="4472C4" w:themeColor="accent1"/>
          <w:sz w:val="32"/>
          <w:szCs w:val="32"/>
        </w:rPr>
      </w:pPr>
    </w:p>
    <w:p w14:paraId="0265322E" w14:textId="4CB3FE46" w:rsidR="74AEF901" w:rsidRDefault="74AEF901" w:rsidP="74AEF901">
      <w:pPr>
        <w:rPr>
          <w:color w:val="4472C4" w:themeColor="accent1"/>
          <w:sz w:val="32"/>
          <w:szCs w:val="32"/>
        </w:rPr>
      </w:pPr>
    </w:p>
    <w:p w14:paraId="31CA3062" w14:textId="43B59F7B" w:rsidR="74AEF901" w:rsidRDefault="74AEF901" w:rsidP="74AEF901">
      <w:pPr>
        <w:rPr>
          <w:color w:val="4472C4" w:themeColor="accent1"/>
          <w:sz w:val="32"/>
          <w:szCs w:val="32"/>
        </w:rPr>
      </w:pPr>
    </w:p>
    <w:p w14:paraId="226288E5" w14:textId="7C3397D5" w:rsidR="74AEF901" w:rsidRDefault="74AEF901" w:rsidP="74AEF901">
      <w:pPr>
        <w:rPr>
          <w:color w:val="4472C4" w:themeColor="accent1"/>
          <w:sz w:val="32"/>
          <w:szCs w:val="32"/>
        </w:rPr>
      </w:pPr>
    </w:p>
    <w:p w14:paraId="1E7937EE" w14:textId="5DF2B8DB" w:rsidR="74AEF901" w:rsidRDefault="74AEF901" w:rsidP="74AEF901">
      <w:pPr>
        <w:rPr>
          <w:color w:val="4472C4" w:themeColor="accent1"/>
          <w:sz w:val="32"/>
          <w:szCs w:val="32"/>
        </w:rPr>
      </w:pPr>
    </w:p>
    <w:p w14:paraId="1FC6AD78" w14:textId="0AC30281" w:rsidR="74AEF901" w:rsidRDefault="74AEF901" w:rsidP="74AEF901">
      <w:pPr>
        <w:rPr>
          <w:color w:val="4472C4" w:themeColor="accent1"/>
          <w:sz w:val="32"/>
          <w:szCs w:val="32"/>
        </w:rPr>
      </w:pPr>
    </w:p>
    <w:p w14:paraId="0F3B62DE" w14:textId="428EEA8B" w:rsidR="74AEF901" w:rsidRDefault="74AEF901" w:rsidP="74AEF901">
      <w:pPr>
        <w:rPr>
          <w:color w:val="4472C4" w:themeColor="accent1"/>
          <w:sz w:val="32"/>
          <w:szCs w:val="32"/>
        </w:rPr>
      </w:pPr>
    </w:p>
    <w:p w14:paraId="1E3A684F" w14:textId="240FCA64" w:rsidR="74AEF901" w:rsidRDefault="74AEF901" w:rsidP="74AEF901">
      <w:pPr>
        <w:rPr>
          <w:color w:val="4472C4" w:themeColor="accent1"/>
          <w:sz w:val="32"/>
          <w:szCs w:val="32"/>
        </w:rPr>
      </w:pPr>
    </w:p>
    <w:p w14:paraId="18BBCC96" w14:textId="3DED2100" w:rsidR="74AEF901" w:rsidRDefault="002C59D3" w:rsidP="74AEF901">
      <w:pPr>
        <w:rPr>
          <w:color w:val="4472C4" w:themeColor="accent1"/>
          <w:sz w:val="32"/>
          <w:szCs w:val="32"/>
        </w:rPr>
      </w:pPr>
      <w:r>
        <w:rPr>
          <w:noProof/>
        </w:rPr>
        <mc:AlternateContent>
          <mc:Choice Requires="wps">
            <w:drawing>
              <wp:inline distT="45720" distB="45720" distL="114300" distR="114300" wp14:anchorId="4D17CBD3" wp14:editId="65503CB3">
                <wp:extent cx="2183765" cy="2324100"/>
                <wp:effectExtent l="0" t="0" r="6985" b="0"/>
                <wp:docPr id="988809237" name="Text Box 988809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2324100"/>
                        </a:xfrm>
                        <a:prstGeom prst="rect">
                          <a:avLst/>
                        </a:prstGeom>
                        <a:solidFill>
                          <a:srgbClr val="FFFFFF"/>
                        </a:solidFill>
                        <a:ln w="9525">
                          <a:noFill/>
                          <a:miter lim="800000"/>
                          <a:headEnd/>
                          <a:tailEnd/>
                        </a:ln>
                      </wps:spPr>
                      <wps:txbx>
                        <w:txbxContent>
                          <w:p w14:paraId="2CCBA8D7" w14:textId="77777777" w:rsidR="000D34CD" w:rsidRDefault="002C59D3" w:rsidP="002C59D3">
                            <w:pPr>
                              <w:jc w:val="right"/>
                              <w:rPr>
                                <w:b/>
                                <w:bCs/>
                              </w:rPr>
                            </w:pPr>
                            <w:r w:rsidRPr="000D34CD">
                              <w:rPr>
                                <w:b/>
                              </w:rPr>
                              <w:t xml:space="preserve">Supervisor: </w:t>
                            </w:r>
                          </w:p>
                          <w:p w14:paraId="0A87EED3" w14:textId="64084854" w:rsidR="002C59D3" w:rsidRDefault="002C59D3" w:rsidP="002C59D3">
                            <w:pPr>
                              <w:jc w:val="right"/>
                            </w:pPr>
                            <w:r>
                              <w:t>Zoheir Ezziane</w:t>
                            </w:r>
                          </w:p>
                          <w:p w14:paraId="1BE1BBC4" w14:textId="77777777" w:rsidR="002C59D3" w:rsidRDefault="002C59D3" w:rsidP="002C59D3">
                            <w:pPr>
                              <w:jc w:val="right"/>
                            </w:pPr>
                            <w:r w:rsidRPr="000D34CD">
                              <w:rPr>
                                <w:b/>
                              </w:rPr>
                              <w:t>Group Members:</w:t>
                            </w:r>
                            <w:r w:rsidRPr="000D34CD">
                              <w:rPr>
                                <w:b/>
                              </w:rPr>
                              <w:br/>
                            </w:r>
                            <w:r>
                              <w:t>Ben Allen N1013187</w:t>
                            </w:r>
                            <w:r>
                              <w:br/>
                              <w:t>Alex Ashby N0995323</w:t>
                            </w:r>
                            <w:r>
                              <w:br/>
                              <w:t>Dammy Ademola N1000282</w:t>
                            </w:r>
                            <w:r>
                              <w:br/>
                              <w:t>Farzia Alam N0998707</w:t>
                            </w:r>
                            <w:r>
                              <w:br/>
                              <w:t>Hamza Ali T0827400</w:t>
                            </w:r>
                            <w:r>
                              <w:br/>
                              <w:t>Jared Awiti N0992216</w:t>
                            </w:r>
                            <w:r>
                              <w:br/>
                              <w:t>Shreyu Ashishkumar N0988956</w:t>
                            </w:r>
                            <w:r>
                              <w:br/>
                              <w:t xml:space="preserve">Emmanuel Akinfenwa N1009353 </w:t>
                            </w:r>
                            <w:r>
                              <w:br/>
                            </w:r>
                            <w:r>
                              <w:br/>
                            </w:r>
                          </w:p>
                        </w:txbxContent>
                      </wps:txbx>
                      <wps:bodyPr rot="0" vert="horz" wrap="square" lIns="91440" tIns="45720" rIns="91440" bIns="45720" anchor="t" anchorCtr="0">
                        <a:noAutofit/>
                      </wps:bodyPr>
                    </wps:wsp>
                  </a:graphicData>
                </a:graphic>
              </wp:inline>
            </w:drawing>
          </mc:Choice>
          <mc:Fallback xmlns:w16du="http://schemas.microsoft.com/office/word/2023/wordml/word16du">
            <w:pict>
              <v:shape w14:anchorId="4D17CBD3" id="Text Box 988809237" o:spid="_x0000_s1027" type="#_x0000_t202" style="width:171.9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" stroked="f">
                <v:textbox>
                  <w:txbxContent>
                    <w:p w14:paraId="2CCBA8D7" w14:textId="77777777" w:rsidR="000D34CD" w:rsidRDefault="002C59D3" w:rsidP="002C59D3">
                      <w:pPr>
                        <w:jc w:val="right"/>
                        <w:rPr>
                          <w:b/>
                          <w:bCs/>
                        </w:rPr>
                      </w:pPr>
                      <w:r w:rsidRPr="000D34CD">
                        <w:rPr>
                          <w:b/>
                          <w:bCs/>
                        </w:rPr>
                        <w:t xml:space="preserve">Supervisor: </w:t>
                      </w:r>
                    </w:p>
                    <w:p w14:paraId="0A87EED3" w14:textId="64084854" w:rsidR="002C59D3" w:rsidRPr="000D34CD" w:rsidRDefault="002C59D3" w:rsidP="002C59D3">
                      <w:pPr>
                        <w:jc w:val="right"/>
                      </w:pPr>
                      <w:r w:rsidRPr="000D34CD">
                        <w:t>Zoheir Ezziane</w:t>
                      </w:r>
                    </w:p>
                    <w:p w14:paraId="1BE1BBC4" w14:textId="77777777" w:rsidR="002C59D3" w:rsidRDefault="002C59D3" w:rsidP="002C59D3">
                      <w:pPr>
                        <w:jc w:val="right"/>
                      </w:pPr>
                      <w:r w:rsidRPr="000D34CD">
                        <w:rPr>
                          <w:b/>
                          <w:bCs/>
                        </w:rPr>
                        <w:t>Group Members:</w:t>
                      </w:r>
                      <w:r w:rsidRPr="000D34CD">
                        <w:rPr>
                          <w:b/>
                          <w:bCs/>
                        </w:rPr>
                        <w:br/>
                      </w:r>
                      <w:r>
                        <w:t>Ben Allen N1013187</w:t>
                      </w:r>
                      <w:r>
                        <w:br/>
                        <w:t>Alex Ashby N0995323</w:t>
                      </w:r>
                      <w:r>
                        <w:br/>
                        <w:t>Dammy Ademola N1000282</w:t>
                      </w:r>
                      <w:r>
                        <w:br/>
                        <w:t>Farzia Alam N0998707</w:t>
                      </w:r>
                      <w:r>
                        <w:br/>
                        <w:t>Hamza Ali T0827400</w:t>
                      </w:r>
                      <w:r>
                        <w:br/>
                        <w:t>Jared Awiti N0992216</w:t>
                      </w:r>
                      <w:r>
                        <w:br/>
                        <w:t>Shreyu Ashishkumar N0988956</w:t>
                      </w:r>
                      <w:r>
                        <w:br/>
                        <w:t xml:space="preserve">Emmanuel Akinfenwa N1009353 </w:t>
                      </w:r>
                      <w:r>
                        <w:br/>
                      </w:r>
                      <w:r>
                        <w:br/>
                      </w:r>
                    </w:p>
                  </w:txbxContent>
                </v:textbox>
                <w10:anchorlock/>
              </v:shape>
            </w:pict>
          </mc:Fallback>
        </mc:AlternateContent>
      </w:r>
    </w:p>
    <w:p w14:paraId="567EEDF0" w14:textId="60C962BD" w:rsidR="74AEF901" w:rsidRDefault="74AEF901" w:rsidP="74AEF901">
      <w:pPr>
        <w:rPr>
          <w:color w:val="4472C4" w:themeColor="accent1"/>
          <w:sz w:val="32"/>
          <w:szCs w:val="32"/>
        </w:rPr>
      </w:pPr>
    </w:p>
    <w:p w14:paraId="12E2CAED" w14:textId="611C5A77" w:rsidR="74AEF901" w:rsidRDefault="74AEF901" w:rsidP="74AEF901">
      <w:pPr>
        <w:rPr>
          <w:color w:val="4472C4" w:themeColor="accent1"/>
          <w:sz w:val="32"/>
          <w:szCs w:val="32"/>
        </w:rPr>
      </w:pPr>
    </w:p>
    <w:p w14:paraId="137D5969" w14:textId="19C08A14" w:rsidR="74AEF901" w:rsidRDefault="74AEF901" w:rsidP="74AEF901">
      <w:pPr>
        <w:rPr>
          <w:color w:val="4472C4" w:themeColor="accent1"/>
          <w:sz w:val="32"/>
          <w:szCs w:val="32"/>
        </w:rPr>
      </w:pPr>
    </w:p>
    <w:p w14:paraId="0E7B224C" w14:textId="77EDDC95" w:rsidR="74AEF901" w:rsidRDefault="74AEF901" w:rsidP="74AEF901">
      <w:pPr>
        <w:rPr>
          <w:color w:val="4472C4" w:themeColor="accent1"/>
          <w:sz w:val="32"/>
          <w:szCs w:val="32"/>
        </w:rPr>
      </w:pPr>
    </w:p>
    <w:p w14:paraId="565094D4" w14:textId="028EC78A" w:rsidR="74AEF901" w:rsidRDefault="74AEF901" w:rsidP="74AEF901">
      <w:pPr>
        <w:rPr>
          <w:color w:val="4472C4" w:themeColor="accent1"/>
          <w:sz w:val="32"/>
          <w:szCs w:val="32"/>
        </w:rPr>
      </w:pPr>
    </w:p>
    <w:p w14:paraId="21525F1B" w14:textId="618ACCB9" w:rsidR="74AEF901" w:rsidRDefault="74AEF901" w:rsidP="74AEF901">
      <w:pPr>
        <w:rPr>
          <w:color w:val="4472C4" w:themeColor="accent1"/>
          <w:sz w:val="32"/>
          <w:szCs w:val="32"/>
        </w:rPr>
      </w:pPr>
    </w:p>
    <w:p w14:paraId="52ADB994" w14:textId="4DF59D05" w:rsidR="00184DDD" w:rsidRPr="00DD3536" w:rsidRDefault="00DD3536" w:rsidP="00DD3536">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3536">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49E7111D" w14:textId="63695666" w:rsidR="00184DDD" w:rsidRDefault="32D120E4" w:rsidP="00184DDD">
      <w:r>
        <w:t>Th</w:t>
      </w:r>
      <w:r w:rsidR="005474C3">
        <w:t>is</w:t>
      </w:r>
      <w:r>
        <w:t xml:space="preserve"> assignment for </w:t>
      </w:r>
      <w:r w:rsidR="005474C3">
        <w:t>Practical Project Management and P</w:t>
      </w:r>
      <w:r>
        <w:t xml:space="preserve">rofessional  </w:t>
      </w:r>
      <w:r w:rsidR="005474C3">
        <w:t>Development</w:t>
      </w:r>
      <w:r>
        <w:t xml:space="preserve"> </w:t>
      </w:r>
      <w:r w:rsidR="005474C3">
        <w:t xml:space="preserve">requires </w:t>
      </w:r>
      <w:r w:rsidR="00D235B8">
        <w:t>us</w:t>
      </w:r>
      <w:r>
        <w:t xml:space="preserve"> to </w:t>
      </w:r>
      <w:r w:rsidR="6B0F6FB1">
        <w:t xml:space="preserve">redesign the </w:t>
      </w:r>
      <w:r w:rsidR="00D235B8">
        <w:t>‘Bridges C</w:t>
      </w:r>
      <w:r w:rsidR="6B0F6FB1">
        <w:t>ommunity</w:t>
      </w:r>
      <w:r w:rsidR="00D235B8">
        <w:t xml:space="preserve"> T</w:t>
      </w:r>
      <w:r w:rsidR="6B0F6FB1">
        <w:t>rust</w:t>
      </w:r>
      <w:r w:rsidR="00D235B8">
        <w:t>’</w:t>
      </w:r>
      <w:r w:rsidR="6B0F6FB1">
        <w:t xml:space="preserve"> website</w:t>
      </w:r>
      <w:r w:rsidR="5B319EAD">
        <w:t xml:space="preserve">. Community Bridges trust </w:t>
      </w:r>
      <w:r w:rsidR="7283D1F4">
        <w:t>is</w:t>
      </w:r>
      <w:r w:rsidR="5B319EAD">
        <w:t xml:space="preserve"> a</w:t>
      </w:r>
      <w:r w:rsidR="69E407B7">
        <w:t xml:space="preserve"> charity that provides services and facilities</w:t>
      </w:r>
      <w:r w:rsidR="0EEC8BC5">
        <w:t xml:space="preserve"> for the Meadows and Clifton communities</w:t>
      </w:r>
      <w:r w:rsidR="375B388A">
        <w:t xml:space="preserve">. </w:t>
      </w:r>
      <w:r w:rsidR="1FCA7724">
        <w:t xml:space="preserve">There are </w:t>
      </w:r>
      <w:r w:rsidR="75C98E19">
        <w:t>several</w:t>
      </w:r>
      <w:r w:rsidR="1FCA7724">
        <w:t xml:space="preserve"> flaws </w:t>
      </w:r>
      <w:r w:rsidR="308D2572">
        <w:t>on</w:t>
      </w:r>
      <w:r w:rsidR="1FCA7724">
        <w:t xml:space="preserve"> the website, for example, it is not responsive, the navbar is con</w:t>
      </w:r>
      <w:r w:rsidR="3EB155E1">
        <w:t>g</w:t>
      </w:r>
      <w:r w:rsidR="1FCA7724">
        <w:t>ested etc.</w:t>
      </w:r>
      <w:r w:rsidR="16ADAB23">
        <w:t xml:space="preserve"> </w:t>
      </w:r>
    </w:p>
    <w:p w14:paraId="2E1E92B1" w14:textId="5E428D34" w:rsidR="0E8B6063" w:rsidRDefault="0E8B6063" w:rsidP="74AEF901">
      <w:r>
        <w:t xml:space="preserve">This project aims to create a modern and user-friendly website using </w:t>
      </w:r>
      <w:r w:rsidR="0CD65EAC">
        <w:t>WordPress</w:t>
      </w:r>
      <w:r>
        <w:t>. This will allow all</w:t>
      </w:r>
      <w:r w:rsidR="536F3E2D">
        <w:t xml:space="preserve"> the </w:t>
      </w:r>
      <w:r w:rsidR="5831F7C0">
        <w:t xml:space="preserve">users </w:t>
      </w:r>
      <w:r w:rsidR="7046EB48">
        <w:t>to</w:t>
      </w:r>
      <w:r w:rsidR="5831F7C0">
        <w:t xml:space="preserve"> </w:t>
      </w:r>
      <w:r w:rsidR="703417A5">
        <w:t xml:space="preserve">have a </w:t>
      </w:r>
      <w:r w:rsidR="5831F7C0">
        <w:t>seamless browsing experience. Furthermore, the website will</w:t>
      </w:r>
      <w:r w:rsidR="43CD64FF">
        <w:t xml:space="preserve"> have a clean and attractive interface, showing all the charit</w:t>
      </w:r>
      <w:r w:rsidR="4E641BE3">
        <w:t>y’s</w:t>
      </w:r>
      <w:r w:rsidR="43CD64FF">
        <w:t xml:space="preserve"> accomplishments.</w:t>
      </w:r>
      <w:r w:rsidR="4CDBF7E6">
        <w:t xml:space="preserve"> </w:t>
      </w:r>
      <w:r w:rsidR="646CB94C">
        <w:t>The content of the website will be well-organised with a focus on providing clear and concise information.</w:t>
      </w:r>
    </w:p>
    <w:p w14:paraId="4C506A28" w14:textId="3AC649C1" w:rsidR="742F8AC8" w:rsidRDefault="3DDCC7A3" w:rsidP="74AEF901">
      <w:r>
        <w:t>We will be working on the responsiveness of the website, as right now the site only looks good for desktop and tablet views. We will</w:t>
      </w:r>
      <w:r w:rsidR="1AF60663">
        <w:t xml:space="preserve"> ensure it is accessible on all devices.</w:t>
      </w:r>
      <w:r w:rsidR="62542160">
        <w:t xml:space="preserve"> The social media icons will be integrated into the </w:t>
      </w:r>
      <w:r w:rsidR="0E497588">
        <w:t>footer;</w:t>
      </w:r>
      <w:r w:rsidR="62542160">
        <w:t xml:space="preserve"> hence users will be able to find the community bridges trust on other platforms.</w:t>
      </w:r>
      <w:r w:rsidR="000D34CD">
        <w:t xml:space="preserve"> </w:t>
      </w:r>
      <w:r w:rsidR="742F8AC8">
        <w:t xml:space="preserve">Overall, the website project will aim to create a </w:t>
      </w:r>
      <w:r w:rsidR="000D34CD">
        <w:t>much more</w:t>
      </w:r>
      <w:r w:rsidR="742F8AC8">
        <w:t xml:space="preserve"> professional and </w:t>
      </w:r>
      <w:r w:rsidR="000D34CD">
        <w:t>appealing</w:t>
      </w:r>
      <w:r w:rsidR="742F8AC8">
        <w:t xml:space="preserve"> presence for the </w:t>
      </w:r>
      <w:r w:rsidR="000D34CD">
        <w:t>charity</w:t>
      </w:r>
      <w:r w:rsidR="742F8AC8">
        <w:t xml:space="preserve">. </w:t>
      </w:r>
    </w:p>
    <w:p w14:paraId="3A466A87" w14:textId="0680D163" w:rsidR="74AEF901" w:rsidRDefault="74AEF901" w:rsidP="74AEF901"/>
    <w:p w14:paraId="25E70FE2" w14:textId="38E49DAA" w:rsidR="74AEF901" w:rsidRDefault="74AEF901" w:rsidP="74AEF901">
      <w:pPr>
        <w:rPr>
          <w:b/>
          <w:bCs/>
        </w:rPr>
      </w:pPr>
    </w:p>
    <w:p w14:paraId="4A94997D" w14:textId="77777777" w:rsidR="00184DDD" w:rsidRDefault="00184DDD" w:rsidP="00184DDD">
      <w:pPr>
        <w:rPr>
          <w:b/>
          <w:bCs/>
        </w:rPr>
      </w:pPr>
    </w:p>
    <w:p w14:paraId="0E016570" w14:textId="77777777" w:rsidR="00184DDD" w:rsidRDefault="00184DDD" w:rsidP="00184DDD">
      <w:pPr>
        <w:rPr>
          <w:b/>
          <w:bCs/>
        </w:rPr>
      </w:pPr>
    </w:p>
    <w:p w14:paraId="36E8D549" w14:textId="77777777" w:rsidR="00184DDD" w:rsidRDefault="00184DDD" w:rsidP="00184DDD">
      <w:pPr>
        <w:rPr>
          <w:b/>
          <w:bCs/>
        </w:rPr>
      </w:pPr>
    </w:p>
    <w:p w14:paraId="64A37E6F" w14:textId="77777777" w:rsidR="00184DDD" w:rsidRDefault="00184DDD" w:rsidP="00184DDD">
      <w:pPr>
        <w:rPr>
          <w:b/>
          <w:bCs/>
        </w:rPr>
      </w:pPr>
    </w:p>
    <w:p w14:paraId="1094EB6C" w14:textId="77777777" w:rsidR="00184DDD" w:rsidRDefault="00184DDD" w:rsidP="00184DDD">
      <w:pPr>
        <w:rPr>
          <w:b/>
          <w:bCs/>
        </w:rPr>
      </w:pPr>
    </w:p>
    <w:p w14:paraId="7C93A0C3" w14:textId="77777777" w:rsidR="00184DDD" w:rsidRDefault="00184DDD" w:rsidP="00184DDD">
      <w:pPr>
        <w:rPr>
          <w:b/>
          <w:bCs/>
        </w:rPr>
      </w:pPr>
    </w:p>
    <w:p w14:paraId="67A7F1FD" w14:textId="77777777" w:rsidR="00184DDD" w:rsidRDefault="00184DDD" w:rsidP="00184DDD">
      <w:pPr>
        <w:rPr>
          <w:b/>
          <w:bCs/>
        </w:rPr>
      </w:pPr>
    </w:p>
    <w:p w14:paraId="34F3C04F" w14:textId="77777777" w:rsidR="00184DDD" w:rsidRDefault="00184DDD" w:rsidP="00184DDD">
      <w:pPr>
        <w:rPr>
          <w:b/>
          <w:bCs/>
        </w:rPr>
      </w:pPr>
    </w:p>
    <w:p w14:paraId="65D10A80" w14:textId="77777777" w:rsidR="00184DDD" w:rsidRDefault="00184DDD" w:rsidP="00184DDD">
      <w:pPr>
        <w:rPr>
          <w:b/>
          <w:bCs/>
        </w:rPr>
      </w:pPr>
    </w:p>
    <w:p w14:paraId="75CB169B" w14:textId="77777777" w:rsidR="00184DDD" w:rsidRDefault="00184DDD" w:rsidP="00184DDD">
      <w:pPr>
        <w:rPr>
          <w:b/>
          <w:bCs/>
        </w:rPr>
      </w:pPr>
    </w:p>
    <w:p w14:paraId="744EDC41" w14:textId="0C253E54" w:rsidR="74AEF901" w:rsidRDefault="74AEF901" w:rsidP="74AEF901">
      <w:pPr>
        <w:rPr>
          <w:b/>
          <w:bCs/>
        </w:rPr>
      </w:pPr>
    </w:p>
    <w:p w14:paraId="3B537DD5" w14:textId="74A1B615" w:rsidR="74AEF901" w:rsidRDefault="74AEF901" w:rsidP="74AEF901">
      <w:pPr>
        <w:rPr>
          <w:b/>
          <w:bCs/>
        </w:rPr>
      </w:pPr>
    </w:p>
    <w:p w14:paraId="4DD700C8" w14:textId="1CD24A1B" w:rsidR="74AEF901" w:rsidRDefault="74AEF901" w:rsidP="74AEF901">
      <w:pPr>
        <w:rPr>
          <w:b/>
          <w:bCs/>
        </w:rPr>
      </w:pPr>
    </w:p>
    <w:p w14:paraId="10372526" w14:textId="0DEC5949" w:rsidR="74AEF901" w:rsidRDefault="74AEF901" w:rsidP="74AEF901">
      <w:pPr>
        <w:rPr>
          <w:b/>
          <w:bCs/>
        </w:rPr>
      </w:pPr>
    </w:p>
    <w:p w14:paraId="08C66378" w14:textId="7B3619E9" w:rsidR="74AEF901" w:rsidRDefault="74AEF901" w:rsidP="74AEF901">
      <w:pPr>
        <w:rPr>
          <w:b/>
          <w:bCs/>
        </w:rPr>
      </w:pPr>
    </w:p>
    <w:p w14:paraId="19D2F559" w14:textId="4A53CB49" w:rsidR="74AEF901" w:rsidRDefault="74AEF901" w:rsidP="74AEF901">
      <w:pPr>
        <w:rPr>
          <w:b/>
          <w:bCs/>
        </w:rPr>
      </w:pPr>
    </w:p>
    <w:p w14:paraId="6DD44061" w14:textId="2633BBF1" w:rsidR="74AEF901" w:rsidRDefault="74AEF901" w:rsidP="74AEF901">
      <w:pPr>
        <w:rPr>
          <w:b/>
          <w:bCs/>
        </w:rPr>
      </w:pPr>
    </w:p>
    <w:p w14:paraId="24563639" w14:textId="77777777" w:rsidR="00DD3536" w:rsidRDefault="00DD3536" w:rsidP="00184DDD">
      <w:pPr>
        <w:rPr>
          <w:b/>
          <w:bCs/>
        </w:rPr>
      </w:pPr>
    </w:p>
    <w:sdt>
      <w:sdtPr>
        <w:rPr>
          <w:rFonts w:asciiTheme="minorHAnsi" w:eastAsiaTheme="minorHAnsi" w:hAnsiTheme="minorHAnsi" w:cstheme="minorBidi"/>
          <w:color w:val="auto"/>
          <w:sz w:val="22"/>
          <w:szCs w:val="22"/>
          <w:lang w:val="en-GB"/>
        </w:rPr>
        <w:id w:val="1841377467"/>
        <w:docPartObj>
          <w:docPartGallery w:val="Table of Contents"/>
          <w:docPartUnique/>
        </w:docPartObj>
      </w:sdtPr>
      <w:sdtContent>
        <w:p w14:paraId="42303AC3" w14:textId="4C1AF751" w:rsidR="00DD3536" w:rsidRDefault="00DD3536">
          <w:pPr>
            <w:pStyle w:val="TOCHeading"/>
          </w:pPr>
          <w:r>
            <w:t>Contents</w:t>
          </w:r>
        </w:p>
        <w:p w14:paraId="171E7C40" w14:textId="47867D9B" w:rsidR="003C533F" w:rsidRDefault="00AC0E4D">
          <w:pPr>
            <w:pStyle w:val="TOC1"/>
            <w:tabs>
              <w:tab w:val="right" w:leader="dot" w:pos="9016"/>
            </w:tabs>
            <w:rPr>
              <w:rFonts w:eastAsiaTheme="minorEastAsia"/>
              <w:noProof/>
              <w:lang w:eastAsia="en-GB"/>
            </w:rPr>
          </w:pPr>
          <w:r>
            <w:fldChar w:fldCharType="begin"/>
          </w:r>
          <w:r w:rsidR="000F2E07">
            <w:instrText>TOC \o "1-3" \h \z \u</w:instrText>
          </w:r>
          <w:r>
            <w:fldChar w:fldCharType="separate"/>
          </w:r>
          <w:hyperlink w:anchor="_Toc133570122" w:history="1">
            <w:r w:rsidR="003C533F" w:rsidRPr="00623CD2">
              <w:rPr>
                <w:rStyle w:val="Hyperlink"/>
                <w:noProof/>
              </w:rPr>
              <w:t>Section 1 - Introduction</w:t>
            </w:r>
            <w:r w:rsidR="003C533F">
              <w:rPr>
                <w:noProof/>
                <w:webHidden/>
              </w:rPr>
              <w:tab/>
            </w:r>
            <w:r w:rsidR="003C533F">
              <w:rPr>
                <w:noProof/>
                <w:webHidden/>
              </w:rPr>
              <w:fldChar w:fldCharType="begin"/>
            </w:r>
            <w:r w:rsidR="003C533F">
              <w:rPr>
                <w:noProof/>
                <w:webHidden/>
              </w:rPr>
              <w:instrText xml:space="preserve"> PAGEREF _Toc133570122 \h </w:instrText>
            </w:r>
            <w:r w:rsidR="003C533F">
              <w:rPr>
                <w:noProof/>
                <w:webHidden/>
              </w:rPr>
            </w:r>
            <w:r w:rsidR="003C533F">
              <w:rPr>
                <w:noProof/>
                <w:webHidden/>
              </w:rPr>
              <w:fldChar w:fldCharType="separate"/>
            </w:r>
            <w:r w:rsidR="003C533F">
              <w:rPr>
                <w:noProof/>
                <w:webHidden/>
              </w:rPr>
              <w:t>4</w:t>
            </w:r>
            <w:r w:rsidR="003C533F">
              <w:rPr>
                <w:noProof/>
                <w:webHidden/>
              </w:rPr>
              <w:fldChar w:fldCharType="end"/>
            </w:r>
          </w:hyperlink>
        </w:p>
        <w:p w14:paraId="0791729A" w14:textId="1AD4E5E8" w:rsidR="003C533F" w:rsidRDefault="00000000">
          <w:pPr>
            <w:pStyle w:val="TOC2"/>
            <w:tabs>
              <w:tab w:val="right" w:leader="dot" w:pos="9016"/>
            </w:tabs>
            <w:rPr>
              <w:rFonts w:eastAsiaTheme="minorEastAsia"/>
              <w:noProof/>
              <w:lang w:eastAsia="en-GB"/>
            </w:rPr>
          </w:pPr>
          <w:hyperlink w:anchor="_Toc133570123" w:history="1">
            <w:r w:rsidR="003C533F" w:rsidRPr="00623CD2">
              <w:rPr>
                <w:rStyle w:val="Hyperlink"/>
                <w:noProof/>
              </w:rPr>
              <w:t>1.1 - Aims</w:t>
            </w:r>
            <w:r w:rsidR="003C533F">
              <w:rPr>
                <w:noProof/>
                <w:webHidden/>
              </w:rPr>
              <w:tab/>
            </w:r>
            <w:r w:rsidR="003C533F">
              <w:rPr>
                <w:noProof/>
                <w:webHidden/>
              </w:rPr>
              <w:fldChar w:fldCharType="begin"/>
            </w:r>
            <w:r w:rsidR="003C533F">
              <w:rPr>
                <w:noProof/>
                <w:webHidden/>
              </w:rPr>
              <w:instrText xml:space="preserve"> PAGEREF _Toc133570123 \h </w:instrText>
            </w:r>
            <w:r w:rsidR="003C533F">
              <w:rPr>
                <w:noProof/>
                <w:webHidden/>
              </w:rPr>
            </w:r>
            <w:r w:rsidR="003C533F">
              <w:rPr>
                <w:noProof/>
                <w:webHidden/>
              </w:rPr>
              <w:fldChar w:fldCharType="separate"/>
            </w:r>
            <w:r w:rsidR="003C533F">
              <w:rPr>
                <w:noProof/>
                <w:webHidden/>
              </w:rPr>
              <w:t>4</w:t>
            </w:r>
            <w:r w:rsidR="003C533F">
              <w:rPr>
                <w:noProof/>
                <w:webHidden/>
              </w:rPr>
              <w:fldChar w:fldCharType="end"/>
            </w:r>
          </w:hyperlink>
        </w:p>
        <w:p w14:paraId="71E63F21" w14:textId="1DFDAB2E" w:rsidR="003C533F" w:rsidRDefault="00000000">
          <w:pPr>
            <w:pStyle w:val="TOC2"/>
            <w:tabs>
              <w:tab w:val="right" w:leader="dot" w:pos="9016"/>
            </w:tabs>
            <w:rPr>
              <w:rFonts w:eastAsiaTheme="minorEastAsia"/>
              <w:noProof/>
              <w:lang w:eastAsia="en-GB"/>
            </w:rPr>
          </w:pPr>
          <w:hyperlink w:anchor="_Toc133570124" w:history="1">
            <w:r w:rsidR="003C533F" w:rsidRPr="00623CD2">
              <w:rPr>
                <w:rStyle w:val="Hyperlink"/>
                <w:noProof/>
              </w:rPr>
              <w:t>1.2 – Objectives</w:t>
            </w:r>
            <w:r w:rsidR="003C533F">
              <w:rPr>
                <w:noProof/>
                <w:webHidden/>
              </w:rPr>
              <w:tab/>
            </w:r>
            <w:r w:rsidR="003C533F">
              <w:rPr>
                <w:noProof/>
                <w:webHidden/>
              </w:rPr>
              <w:fldChar w:fldCharType="begin"/>
            </w:r>
            <w:r w:rsidR="003C533F">
              <w:rPr>
                <w:noProof/>
                <w:webHidden/>
              </w:rPr>
              <w:instrText xml:space="preserve"> PAGEREF _Toc133570124 \h </w:instrText>
            </w:r>
            <w:r w:rsidR="003C533F">
              <w:rPr>
                <w:noProof/>
                <w:webHidden/>
              </w:rPr>
            </w:r>
            <w:r w:rsidR="003C533F">
              <w:rPr>
                <w:noProof/>
                <w:webHidden/>
              </w:rPr>
              <w:fldChar w:fldCharType="separate"/>
            </w:r>
            <w:r w:rsidR="003C533F">
              <w:rPr>
                <w:noProof/>
                <w:webHidden/>
              </w:rPr>
              <w:t>4</w:t>
            </w:r>
            <w:r w:rsidR="003C533F">
              <w:rPr>
                <w:noProof/>
                <w:webHidden/>
              </w:rPr>
              <w:fldChar w:fldCharType="end"/>
            </w:r>
          </w:hyperlink>
        </w:p>
        <w:p w14:paraId="2910D63E" w14:textId="202A505E" w:rsidR="003C533F" w:rsidRDefault="00000000">
          <w:pPr>
            <w:pStyle w:val="TOC1"/>
            <w:tabs>
              <w:tab w:val="right" w:leader="dot" w:pos="9016"/>
            </w:tabs>
            <w:rPr>
              <w:rFonts w:eastAsiaTheme="minorEastAsia"/>
              <w:noProof/>
              <w:lang w:eastAsia="en-GB"/>
            </w:rPr>
          </w:pPr>
          <w:hyperlink w:anchor="_Toc133570125" w:history="1">
            <w:r w:rsidR="003C533F" w:rsidRPr="00623CD2">
              <w:rPr>
                <w:rStyle w:val="Hyperlink"/>
                <w:noProof/>
              </w:rPr>
              <w:t>Section 2 – Survey of Existing Solutions</w:t>
            </w:r>
            <w:r w:rsidR="003C533F">
              <w:rPr>
                <w:noProof/>
                <w:webHidden/>
              </w:rPr>
              <w:tab/>
            </w:r>
            <w:r w:rsidR="003C533F">
              <w:rPr>
                <w:noProof/>
                <w:webHidden/>
              </w:rPr>
              <w:fldChar w:fldCharType="begin"/>
            </w:r>
            <w:r w:rsidR="003C533F">
              <w:rPr>
                <w:noProof/>
                <w:webHidden/>
              </w:rPr>
              <w:instrText xml:space="preserve"> PAGEREF _Toc133570125 \h </w:instrText>
            </w:r>
            <w:r w:rsidR="003C533F">
              <w:rPr>
                <w:noProof/>
                <w:webHidden/>
              </w:rPr>
            </w:r>
            <w:r w:rsidR="003C533F">
              <w:rPr>
                <w:noProof/>
                <w:webHidden/>
              </w:rPr>
              <w:fldChar w:fldCharType="separate"/>
            </w:r>
            <w:r w:rsidR="003C533F">
              <w:rPr>
                <w:noProof/>
                <w:webHidden/>
              </w:rPr>
              <w:t>5</w:t>
            </w:r>
            <w:r w:rsidR="003C533F">
              <w:rPr>
                <w:noProof/>
                <w:webHidden/>
              </w:rPr>
              <w:fldChar w:fldCharType="end"/>
            </w:r>
          </w:hyperlink>
        </w:p>
        <w:p w14:paraId="05F7C8BE" w14:textId="221F2071" w:rsidR="003C533F" w:rsidRDefault="00000000">
          <w:pPr>
            <w:pStyle w:val="TOC2"/>
            <w:tabs>
              <w:tab w:val="right" w:leader="dot" w:pos="9016"/>
            </w:tabs>
            <w:rPr>
              <w:rFonts w:eastAsiaTheme="minorEastAsia"/>
              <w:noProof/>
              <w:lang w:eastAsia="en-GB"/>
            </w:rPr>
          </w:pPr>
          <w:hyperlink w:anchor="_Toc133570126" w:history="1">
            <w:r w:rsidR="003C533F" w:rsidRPr="00623CD2">
              <w:rPr>
                <w:rStyle w:val="Hyperlink"/>
                <w:noProof/>
              </w:rPr>
              <w:t>2.1 Current Products</w:t>
            </w:r>
            <w:r w:rsidR="003C533F">
              <w:rPr>
                <w:noProof/>
                <w:webHidden/>
              </w:rPr>
              <w:tab/>
            </w:r>
            <w:r w:rsidR="003C533F">
              <w:rPr>
                <w:noProof/>
                <w:webHidden/>
              </w:rPr>
              <w:fldChar w:fldCharType="begin"/>
            </w:r>
            <w:r w:rsidR="003C533F">
              <w:rPr>
                <w:noProof/>
                <w:webHidden/>
              </w:rPr>
              <w:instrText xml:space="preserve"> PAGEREF _Toc133570126 \h </w:instrText>
            </w:r>
            <w:r w:rsidR="003C533F">
              <w:rPr>
                <w:noProof/>
                <w:webHidden/>
              </w:rPr>
            </w:r>
            <w:r w:rsidR="003C533F">
              <w:rPr>
                <w:noProof/>
                <w:webHidden/>
              </w:rPr>
              <w:fldChar w:fldCharType="separate"/>
            </w:r>
            <w:r w:rsidR="003C533F">
              <w:rPr>
                <w:noProof/>
                <w:webHidden/>
              </w:rPr>
              <w:t>5</w:t>
            </w:r>
            <w:r w:rsidR="003C533F">
              <w:rPr>
                <w:noProof/>
                <w:webHidden/>
              </w:rPr>
              <w:fldChar w:fldCharType="end"/>
            </w:r>
          </w:hyperlink>
        </w:p>
        <w:p w14:paraId="0DDCC7B1" w14:textId="4C4B3F82" w:rsidR="003C533F" w:rsidRDefault="00000000">
          <w:pPr>
            <w:pStyle w:val="TOC2"/>
            <w:tabs>
              <w:tab w:val="right" w:leader="dot" w:pos="9016"/>
            </w:tabs>
            <w:rPr>
              <w:rFonts w:eastAsiaTheme="minorEastAsia"/>
              <w:noProof/>
              <w:lang w:eastAsia="en-GB"/>
            </w:rPr>
          </w:pPr>
          <w:hyperlink w:anchor="_Toc133570127" w:history="1">
            <w:r w:rsidR="003C533F" w:rsidRPr="00623CD2">
              <w:rPr>
                <w:rStyle w:val="Hyperlink"/>
                <w:noProof/>
              </w:rPr>
              <w:t>2.2 Product Demand</w:t>
            </w:r>
            <w:r w:rsidR="003C533F">
              <w:rPr>
                <w:noProof/>
                <w:webHidden/>
              </w:rPr>
              <w:tab/>
            </w:r>
            <w:r w:rsidR="003C533F">
              <w:rPr>
                <w:noProof/>
                <w:webHidden/>
              </w:rPr>
              <w:fldChar w:fldCharType="begin"/>
            </w:r>
            <w:r w:rsidR="003C533F">
              <w:rPr>
                <w:noProof/>
                <w:webHidden/>
              </w:rPr>
              <w:instrText xml:space="preserve"> PAGEREF _Toc133570127 \h </w:instrText>
            </w:r>
            <w:r w:rsidR="003C533F">
              <w:rPr>
                <w:noProof/>
                <w:webHidden/>
              </w:rPr>
            </w:r>
            <w:r w:rsidR="003C533F">
              <w:rPr>
                <w:noProof/>
                <w:webHidden/>
              </w:rPr>
              <w:fldChar w:fldCharType="separate"/>
            </w:r>
            <w:r w:rsidR="003C533F">
              <w:rPr>
                <w:noProof/>
                <w:webHidden/>
              </w:rPr>
              <w:t>6</w:t>
            </w:r>
            <w:r w:rsidR="003C533F">
              <w:rPr>
                <w:noProof/>
                <w:webHidden/>
              </w:rPr>
              <w:fldChar w:fldCharType="end"/>
            </w:r>
          </w:hyperlink>
        </w:p>
        <w:p w14:paraId="69E57A49" w14:textId="57819852" w:rsidR="003C533F" w:rsidRDefault="00000000">
          <w:pPr>
            <w:pStyle w:val="TOC2"/>
            <w:tabs>
              <w:tab w:val="right" w:leader="dot" w:pos="9016"/>
            </w:tabs>
            <w:rPr>
              <w:rFonts w:eastAsiaTheme="minorEastAsia"/>
              <w:noProof/>
              <w:lang w:eastAsia="en-GB"/>
            </w:rPr>
          </w:pPr>
          <w:hyperlink w:anchor="_Toc133570128" w:history="1">
            <w:r w:rsidR="003C533F" w:rsidRPr="00623CD2">
              <w:rPr>
                <w:rStyle w:val="Hyperlink"/>
                <w:noProof/>
              </w:rPr>
              <w:t>2.3 Company Information</w:t>
            </w:r>
            <w:r w:rsidR="003C533F">
              <w:rPr>
                <w:noProof/>
                <w:webHidden/>
              </w:rPr>
              <w:tab/>
            </w:r>
            <w:r w:rsidR="003C533F">
              <w:rPr>
                <w:noProof/>
                <w:webHidden/>
              </w:rPr>
              <w:fldChar w:fldCharType="begin"/>
            </w:r>
            <w:r w:rsidR="003C533F">
              <w:rPr>
                <w:noProof/>
                <w:webHidden/>
              </w:rPr>
              <w:instrText xml:space="preserve"> PAGEREF _Toc133570128 \h </w:instrText>
            </w:r>
            <w:r w:rsidR="003C533F">
              <w:rPr>
                <w:noProof/>
                <w:webHidden/>
              </w:rPr>
            </w:r>
            <w:r w:rsidR="003C533F">
              <w:rPr>
                <w:noProof/>
                <w:webHidden/>
              </w:rPr>
              <w:fldChar w:fldCharType="separate"/>
            </w:r>
            <w:r w:rsidR="003C533F">
              <w:rPr>
                <w:noProof/>
                <w:webHidden/>
              </w:rPr>
              <w:t>6</w:t>
            </w:r>
            <w:r w:rsidR="003C533F">
              <w:rPr>
                <w:noProof/>
                <w:webHidden/>
              </w:rPr>
              <w:fldChar w:fldCharType="end"/>
            </w:r>
          </w:hyperlink>
        </w:p>
        <w:p w14:paraId="23912A13" w14:textId="04E53295" w:rsidR="003C533F" w:rsidRDefault="00000000">
          <w:pPr>
            <w:pStyle w:val="TOC1"/>
            <w:tabs>
              <w:tab w:val="right" w:leader="dot" w:pos="9016"/>
            </w:tabs>
            <w:rPr>
              <w:rFonts w:eastAsiaTheme="minorEastAsia"/>
              <w:noProof/>
              <w:lang w:eastAsia="en-GB"/>
            </w:rPr>
          </w:pPr>
          <w:hyperlink w:anchor="_Toc133570129" w:history="1">
            <w:r w:rsidR="003C533F" w:rsidRPr="00623CD2">
              <w:rPr>
                <w:rStyle w:val="Hyperlink"/>
                <w:noProof/>
              </w:rPr>
              <w:t>Section 3 – New Ideas</w:t>
            </w:r>
            <w:r w:rsidR="003C533F">
              <w:rPr>
                <w:noProof/>
                <w:webHidden/>
              </w:rPr>
              <w:tab/>
            </w:r>
            <w:r w:rsidR="003C533F">
              <w:rPr>
                <w:noProof/>
                <w:webHidden/>
              </w:rPr>
              <w:fldChar w:fldCharType="begin"/>
            </w:r>
            <w:r w:rsidR="003C533F">
              <w:rPr>
                <w:noProof/>
                <w:webHidden/>
              </w:rPr>
              <w:instrText xml:space="preserve"> PAGEREF _Toc133570129 \h </w:instrText>
            </w:r>
            <w:r w:rsidR="003C533F">
              <w:rPr>
                <w:noProof/>
                <w:webHidden/>
              </w:rPr>
            </w:r>
            <w:r w:rsidR="003C533F">
              <w:rPr>
                <w:noProof/>
                <w:webHidden/>
              </w:rPr>
              <w:fldChar w:fldCharType="separate"/>
            </w:r>
            <w:r w:rsidR="003C533F">
              <w:rPr>
                <w:noProof/>
                <w:webHidden/>
              </w:rPr>
              <w:t>7</w:t>
            </w:r>
            <w:r w:rsidR="003C533F">
              <w:rPr>
                <w:noProof/>
                <w:webHidden/>
              </w:rPr>
              <w:fldChar w:fldCharType="end"/>
            </w:r>
          </w:hyperlink>
        </w:p>
        <w:p w14:paraId="1307CF6E" w14:textId="476DCE02" w:rsidR="003C533F" w:rsidRDefault="00000000">
          <w:pPr>
            <w:pStyle w:val="TOC2"/>
            <w:tabs>
              <w:tab w:val="right" w:leader="dot" w:pos="9016"/>
            </w:tabs>
            <w:rPr>
              <w:rFonts w:eastAsiaTheme="minorEastAsia"/>
              <w:noProof/>
              <w:lang w:eastAsia="en-GB"/>
            </w:rPr>
          </w:pPr>
          <w:hyperlink w:anchor="_Toc133570130" w:history="1">
            <w:r w:rsidR="003C533F" w:rsidRPr="00623CD2">
              <w:rPr>
                <w:rStyle w:val="Hyperlink"/>
                <w:noProof/>
              </w:rPr>
              <w:t>3.1- Functional Requirements</w:t>
            </w:r>
            <w:r w:rsidR="003C533F">
              <w:rPr>
                <w:noProof/>
                <w:webHidden/>
              </w:rPr>
              <w:tab/>
            </w:r>
            <w:r w:rsidR="003C533F">
              <w:rPr>
                <w:noProof/>
                <w:webHidden/>
              </w:rPr>
              <w:fldChar w:fldCharType="begin"/>
            </w:r>
            <w:r w:rsidR="003C533F">
              <w:rPr>
                <w:noProof/>
                <w:webHidden/>
              </w:rPr>
              <w:instrText xml:space="preserve"> PAGEREF _Toc133570130 \h </w:instrText>
            </w:r>
            <w:r w:rsidR="003C533F">
              <w:rPr>
                <w:noProof/>
                <w:webHidden/>
              </w:rPr>
            </w:r>
            <w:r w:rsidR="003C533F">
              <w:rPr>
                <w:noProof/>
                <w:webHidden/>
              </w:rPr>
              <w:fldChar w:fldCharType="separate"/>
            </w:r>
            <w:r w:rsidR="003C533F">
              <w:rPr>
                <w:noProof/>
                <w:webHidden/>
              </w:rPr>
              <w:t>7</w:t>
            </w:r>
            <w:r w:rsidR="003C533F">
              <w:rPr>
                <w:noProof/>
                <w:webHidden/>
              </w:rPr>
              <w:fldChar w:fldCharType="end"/>
            </w:r>
          </w:hyperlink>
        </w:p>
        <w:p w14:paraId="2DAD6F1A" w14:textId="2E91EFDD" w:rsidR="003C533F" w:rsidRDefault="00000000">
          <w:pPr>
            <w:pStyle w:val="TOC2"/>
            <w:tabs>
              <w:tab w:val="right" w:leader="dot" w:pos="9016"/>
            </w:tabs>
            <w:rPr>
              <w:rFonts w:eastAsiaTheme="minorEastAsia"/>
              <w:noProof/>
              <w:lang w:eastAsia="en-GB"/>
            </w:rPr>
          </w:pPr>
          <w:hyperlink w:anchor="_Toc133570131" w:history="1">
            <w:r w:rsidR="003C533F" w:rsidRPr="00623CD2">
              <w:rPr>
                <w:rStyle w:val="Hyperlink"/>
                <w:noProof/>
              </w:rPr>
              <w:t>3.2 – Non-Functional Requirements</w:t>
            </w:r>
            <w:r w:rsidR="003C533F">
              <w:rPr>
                <w:noProof/>
                <w:webHidden/>
              </w:rPr>
              <w:tab/>
            </w:r>
            <w:r w:rsidR="003C533F">
              <w:rPr>
                <w:noProof/>
                <w:webHidden/>
              </w:rPr>
              <w:fldChar w:fldCharType="begin"/>
            </w:r>
            <w:r w:rsidR="003C533F">
              <w:rPr>
                <w:noProof/>
                <w:webHidden/>
              </w:rPr>
              <w:instrText xml:space="preserve"> PAGEREF _Toc133570131 \h </w:instrText>
            </w:r>
            <w:r w:rsidR="003C533F">
              <w:rPr>
                <w:noProof/>
                <w:webHidden/>
              </w:rPr>
            </w:r>
            <w:r w:rsidR="003C533F">
              <w:rPr>
                <w:noProof/>
                <w:webHidden/>
              </w:rPr>
              <w:fldChar w:fldCharType="separate"/>
            </w:r>
            <w:r w:rsidR="003C533F">
              <w:rPr>
                <w:noProof/>
                <w:webHidden/>
              </w:rPr>
              <w:t>7</w:t>
            </w:r>
            <w:r w:rsidR="003C533F">
              <w:rPr>
                <w:noProof/>
                <w:webHidden/>
              </w:rPr>
              <w:fldChar w:fldCharType="end"/>
            </w:r>
          </w:hyperlink>
        </w:p>
        <w:p w14:paraId="718BFE80" w14:textId="1E4CB4A8" w:rsidR="003C533F" w:rsidRDefault="00000000">
          <w:pPr>
            <w:pStyle w:val="TOC2"/>
            <w:tabs>
              <w:tab w:val="right" w:leader="dot" w:pos="9016"/>
            </w:tabs>
            <w:rPr>
              <w:rFonts w:eastAsiaTheme="minorEastAsia"/>
              <w:noProof/>
              <w:lang w:eastAsia="en-GB"/>
            </w:rPr>
          </w:pPr>
          <w:hyperlink w:anchor="_Toc133570132" w:history="1">
            <w:r w:rsidR="003C533F" w:rsidRPr="00623CD2">
              <w:rPr>
                <w:rStyle w:val="Hyperlink"/>
                <w:noProof/>
              </w:rPr>
              <w:t>3.2.1 – Security</w:t>
            </w:r>
            <w:r w:rsidR="003C533F">
              <w:rPr>
                <w:noProof/>
                <w:webHidden/>
              </w:rPr>
              <w:tab/>
            </w:r>
            <w:r w:rsidR="003C533F">
              <w:rPr>
                <w:noProof/>
                <w:webHidden/>
              </w:rPr>
              <w:fldChar w:fldCharType="begin"/>
            </w:r>
            <w:r w:rsidR="003C533F">
              <w:rPr>
                <w:noProof/>
                <w:webHidden/>
              </w:rPr>
              <w:instrText xml:space="preserve"> PAGEREF _Toc133570132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22AF6E56" w14:textId="7AA2A037" w:rsidR="003C533F" w:rsidRDefault="00000000">
          <w:pPr>
            <w:pStyle w:val="TOC2"/>
            <w:tabs>
              <w:tab w:val="right" w:leader="dot" w:pos="9016"/>
            </w:tabs>
            <w:rPr>
              <w:rFonts w:eastAsiaTheme="minorEastAsia"/>
              <w:noProof/>
              <w:lang w:eastAsia="en-GB"/>
            </w:rPr>
          </w:pPr>
          <w:hyperlink w:anchor="_Toc133570133" w:history="1">
            <w:r w:rsidR="003C533F" w:rsidRPr="00623CD2">
              <w:rPr>
                <w:rStyle w:val="Hyperlink"/>
                <w:noProof/>
              </w:rPr>
              <w:t>3.2.2 – Maintainability</w:t>
            </w:r>
            <w:r w:rsidR="003C533F">
              <w:rPr>
                <w:noProof/>
                <w:webHidden/>
              </w:rPr>
              <w:tab/>
            </w:r>
            <w:r w:rsidR="003C533F">
              <w:rPr>
                <w:noProof/>
                <w:webHidden/>
              </w:rPr>
              <w:fldChar w:fldCharType="begin"/>
            </w:r>
            <w:r w:rsidR="003C533F">
              <w:rPr>
                <w:noProof/>
                <w:webHidden/>
              </w:rPr>
              <w:instrText xml:space="preserve"> PAGEREF _Toc133570133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3F289A35" w14:textId="003650C2" w:rsidR="003C533F" w:rsidRDefault="00000000">
          <w:pPr>
            <w:pStyle w:val="TOC2"/>
            <w:tabs>
              <w:tab w:val="right" w:leader="dot" w:pos="9016"/>
            </w:tabs>
            <w:rPr>
              <w:rFonts w:eastAsiaTheme="minorEastAsia"/>
              <w:noProof/>
              <w:lang w:eastAsia="en-GB"/>
            </w:rPr>
          </w:pPr>
          <w:hyperlink w:anchor="_Toc133570134" w:history="1">
            <w:r w:rsidR="003C533F" w:rsidRPr="00623CD2">
              <w:rPr>
                <w:rStyle w:val="Hyperlink"/>
                <w:noProof/>
              </w:rPr>
              <w:t>3.2.3 – Scalability</w:t>
            </w:r>
            <w:r w:rsidR="003C533F">
              <w:rPr>
                <w:noProof/>
                <w:webHidden/>
              </w:rPr>
              <w:tab/>
            </w:r>
            <w:r w:rsidR="003C533F">
              <w:rPr>
                <w:noProof/>
                <w:webHidden/>
              </w:rPr>
              <w:fldChar w:fldCharType="begin"/>
            </w:r>
            <w:r w:rsidR="003C533F">
              <w:rPr>
                <w:noProof/>
                <w:webHidden/>
              </w:rPr>
              <w:instrText xml:space="preserve"> PAGEREF _Toc133570134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13B0A93D" w14:textId="1A22F600" w:rsidR="003C533F" w:rsidRDefault="00000000">
          <w:pPr>
            <w:pStyle w:val="TOC2"/>
            <w:tabs>
              <w:tab w:val="right" w:leader="dot" w:pos="9016"/>
            </w:tabs>
            <w:rPr>
              <w:rFonts w:eastAsiaTheme="minorEastAsia"/>
              <w:noProof/>
              <w:lang w:eastAsia="en-GB"/>
            </w:rPr>
          </w:pPr>
          <w:hyperlink w:anchor="_Toc133570135" w:history="1">
            <w:r w:rsidR="003C533F" w:rsidRPr="00623CD2">
              <w:rPr>
                <w:rStyle w:val="Hyperlink"/>
                <w:noProof/>
              </w:rPr>
              <w:t>3.2.4 – Usability</w:t>
            </w:r>
            <w:r w:rsidR="003C533F">
              <w:rPr>
                <w:noProof/>
                <w:webHidden/>
              </w:rPr>
              <w:tab/>
            </w:r>
            <w:r w:rsidR="003C533F">
              <w:rPr>
                <w:noProof/>
                <w:webHidden/>
              </w:rPr>
              <w:fldChar w:fldCharType="begin"/>
            </w:r>
            <w:r w:rsidR="003C533F">
              <w:rPr>
                <w:noProof/>
                <w:webHidden/>
              </w:rPr>
              <w:instrText xml:space="preserve"> PAGEREF _Toc133570135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7B5955A9" w14:textId="53BCE468" w:rsidR="003C533F" w:rsidRDefault="00000000">
          <w:pPr>
            <w:pStyle w:val="TOC2"/>
            <w:tabs>
              <w:tab w:val="right" w:leader="dot" w:pos="9016"/>
            </w:tabs>
            <w:rPr>
              <w:rFonts w:eastAsiaTheme="minorEastAsia"/>
              <w:noProof/>
              <w:lang w:eastAsia="en-GB"/>
            </w:rPr>
          </w:pPr>
          <w:hyperlink w:anchor="_Toc133570136" w:history="1">
            <w:r w:rsidR="003C533F" w:rsidRPr="00623CD2">
              <w:rPr>
                <w:rStyle w:val="Hyperlink"/>
                <w:noProof/>
              </w:rPr>
              <w:t>3.2.5 – Compatibility</w:t>
            </w:r>
            <w:r w:rsidR="003C533F">
              <w:rPr>
                <w:noProof/>
                <w:webHidden/>
              </w:rPr>
              <w:tab/>
            </w:r>
            <w:r w:rsidR="003C533F">
              <w:rPr>
                <w:noProof/>
                <w:webHidden/>
              </w:rPr>
              <w:fldChar w:fldCharType="begin"/>
            </w:r>
            <w:r w:rsidR="003C533F">
              <w:rPr>
                <w:noProof/>
                <w:webHidden/>
              </w:rPr>
              <w:instrText xml:space="preserve"> PAGEREF _Toc133570136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2D381FB1" w14:textId="4A681A56" w:rsidR="003C533F" w:rsidRDefault="00000000">
          <w:pPr>
            <w:pStyle w:val="TOC2"/>
            <w:tabs>
              <w:tab w:val="right" w:leader="dot" w:pos="9016"/>
            </w:tabs>
            <w:rPr>
              <w:rFonts w:eastAsiaTheme="minorEastAsia"/>
              <w:noProof/>
              <w:lang w:eastAsia="en-GB"/>
            </w:rPr>
          </w:pPr>
          <w:hyperlink w:anchor="_Toc133570137" w:history="1">
            <w:r w:rsidR="003C533F" w:rsidRPr="00623CD2">
              <w:rPr>
                <w:rStyle w:val="Hyperlink"/>
                <w:noProof/>
              </w:rPr>
              <w:t>3.2.6 – Accessibility</w:t>
            </w:r>
            <w:r w:rsidR="003C533F">
              <w:rPr>
                <w:noProof/>
                <w:webHidden/>
              </w:rPr>
              <w:tab/>
            </w:r>
            <w:r w:rsidR="003C533F">
              <w:rPr>
                <w:noProof/>
                <w:webHidden/>
              </w:rPr>
              <w:fldChar w:fldCharType="begin"/>
            </w:r>
            <w:r w:rsidR="003C533F">
              <w:rPr>
                <w:noProof/>
                <w:webHidden/>
              </w:rPr>
              <w:instrText xml:space="preserve"> PAGEREF _Toc133570137 \h </w:instrText>
            </w:r>
            <w:r w:rsidR="003C533F">
              <w:rPr>
                <w:noProof/>
                <w:webHidden/>
              </w:rPr>
            </w:r>
            <w:r w:rsidR="003C533F">
              <w:rPr>
                <w:noProof/>
                <w:webHidden/>
              </w:rPr>
              <w:fldChar w:fldCharType="separate"/>
            </w:r>
            <w:r w:rsidR="003C533F">
              <w:rPr>
                <w:noProof/>
                <w:webHidden/>
              </w:rPr>
              <w:t>8</w:t>
            </w:r>
            <w:r w:rsidR="003C533F">
              <w:rPr>
                <w:noProof/>
                <w:webHidden/>
              </w:rPr>
              <w:fldChar w:fldCharType="end"/>
            </w:r>
          </w:hyperlink>
        </w:p>
        <w:p w14:paraId="5D24A756" w14:textId="551C7757" w:rsidR="003C533F" w:rsidRDefault="00000000">
          <w:pPr>
            <w:pStyle w:val="TOC1"/>
            <w:tabs>
              <w:tab w:val="right" w:leader="dot" w:pos="9016"/>
            </w:tabs>
            <w:rPr>
              <w:rFonts w:eastAsiaTheme="minorEastAsia"/>
              <w:noProof/>
              <w:lang w:eastAsia="en-GB"/>
            </w:rPr>
          </w:pPr>
          <w:hyperlink w:anchor="_Toc133570138" w:history="1">
            <w:r w:rsidR="003C533F" w:rsidRPr="00623CD2">
              <w:rPr>
                <w:rStyle w:val="Hyperlink"/>
                <w:noProof/>
              </w:rPr>
              <w:t>Section 4 – Design &amp; Development</w:t>
            </w:r>
            <w:r w:rsidR="003C533F">
              <w:rPr>
                <w:noProof/>
                <w:webHidden/>
              </w:rPr>
              <w:tab/>
            </w:r>
            <w:r w:rsidR="003C533F">
              <w:rPr>
                <w:noProof/>
                <w:webHidden/>
              </w:rPr>
              <w:fldChar w:fldCharType="begin"/>
            </w:r>
            <w:r w:rsidR="003C533F">
              <w:rPr>
                <w:noProof/>
                <w:webHidden/>
              </w:rPr>
              <w:instrText xml:space="preserve"> PAGEREF _Toc133570138 \h </w:instrText>
            </w:r>
            <w:r w:rsidR="003C533F">
              <w:rPr>
                <w:noProof/>
                <w:webHidden/>
              </w:rPr>
            </w:r>
            <w:r w:rsidR="003C533F">
              <w:rPr>
                <w:noProof/>
                <w:webHidden/>
              </w:rPr>
              <w:fldChar w:fldCharType="separate"/>
            </w:r>
            <w:r w:rsidR="003C533F">
              <w:rPr>
                <w:noProof/>
                <w:webHidden/>
              </w:rPr>
              <w:t>9</w:t>
            </w:r>
            <w:r w:rsidR="003C533F">
              <w:rPr>
                <w:noProof/>
                <w:webHidden/>
              </w:rPr>
              <w:fldChar w:fldCharType="end"/>
            </w:r>
          </w:hyperlink>
        </w:p>
        <w:p w14:paraId="62346682" w14:textId="4CF49512" w:rsidR="003C533F" w:rsidRDefault="00000000">
          <w:pPr>
            <w:pStyle w:val="TOC2"/>
            <w:tabs>
              <w:tab w:val="right" w:leader="dot" w:pos="9016"/>
            </w:tabs>
            <w:rPr>
              <w:rFonts w:eastAsiaTheme="minorEastAsia"/>
              <w:noProof/>
              <w:lang w:eastAsia="en-GB"/>
            </w:rPr>
          </w:pPr>
          <w:hyperlink w:anchor="_Toc133570139" w:history="1">
            <w:r w:rsidR="003C533F" w:rsidRPr="00623CD2">
              <w:rPr>
                <w:rStyle w:val="Hyperlink"/>
                <w:noProof/>
              </w:rPr>
              <w:t>4.1 – Mood Board</w:t>
            </w:r>
            <w:r w:rsidR="003C533F">
              <w:rPr>
                <w:noProof/>
                <w:webHidden/>
              </w:rPr>
              <w:tab/>
            </w:r>
            <w:r w:rsidR="003C533F">
              <w:rPr>
                <w:noProof/>
                <w:webHidden/>
              </w:rPr>
              <w:fldChar w:fldCharType="begin"/>
            </w:r>
            <w:r w:rsidR="003C533F">
              <w:rPr>
                <w:noProof/>
                <w:webHidden/>
              </w:rPr>
              <w:instrText xml:space="preserve"> PAGEREF _Toc133570139 \h </w:instrText>
            </w:r>
            <w:r w:rsidR="003C533F">
              <w:rPr>
                <w:noProof/>
                <w:webHidden/>
              </w:rPr>
            </w:r>
            <w:r w:rsidR="003C533F">
              <w:rPr>
                <w:noProof/>
                <w:webHidden/>
              </w:rPr>
              <w:fldChar w:fldCharType="separate"/>
            </w:r>
            <w:r w:rsidR="003C533F">
              <w:rPr>
                <w:noProof/>
                <w:webHidden/>
              </w:rPr>
              <w:t>9</w:t>
            </w:r>
            <w:r w:rsidR="003C533F">
              <w:rPr>
                <w:noProof/>
                <w:webHidden/>
              </w:rPr>
              <w:fldChar w:fldCharType="end"/>
            </w:r>
          </w:hyperlink>
        </w:p>
        <w:p w14:paraId="0F4D6205" w14:textId="17606950" w:rsidR="003C533F" w:rsidRDefault="00000000">
          <w:pPr>
            <w:pStyle w:val="TOC2"/>
            <w:tabs>
              <w:tab w:val="right" w:leader="dot" w:pos="9016"/>
            </w:tabs>
            <w:rPr>
              <w:rFonts w:eastAsiaTheme="minorEastAsia"/>
              <w:noProof/>
              <w:lang w:eastAsia="en-GB"/>
            </w:rPr>
          </w:pPr>
          <w:hyperlink w:anchor="_Toc133570140" w:history="1">
            <w:r w:rsidR="003C533F" w:rsidRPr="00623CD2">
              <w:rPr>
                <w:rStyle w:val="Hyperlink"/>
                <w:noProof/>
              </w:rPr>
              <w:t>4.2 – Site Map</w:t>
            </w:r>
            <w:r w:rsidR="003C533F">
              <w:rPr>
                <w:noProof/>
                <w:webHidden/>
              </w:rPr>
              <w:tab/>
            </w:r>
            <w:r w:rsidR="003C533F">
              <w:rPr>
                <w:noProof/>
                <w:webHidden/>
              </w:rPr>
              <w:fldChar w:fldCharType="begin"/>
            </w:r>
            <w:r w:rsidR="003C533F">
              <w:rPr>
                <w:noProof/>
                <w:webHidden/>
              </w:rPr>
              <w:instrText xml:space="preserve"> PAGEREF _Toc133570140 \h </w:instrText>
            </w:r>
            <w:r w:rsidR="003C533F">
              <w:rPr>
                <w:noProof/>
                <w:webHidden/>
              </w:rPr>
            </w:r>
            <w:r w:rsidR="003C533F">
              <w:rPr>
                <w:noProof/>
                <w:webHidden/>
              </w:rPr>
              <w:fldChar w:fldCharType="separate"/>
            </w:r>
            <w:r w:rsidR="003C533F">
              <w:rPr>
                <w:noProof/>
                <w:webHidden/>
              </w:rPr>
              <w:t>9</w:t>
            </w:r>
            <w:r w:rsidR="003C533F">
              <w:rPr>
                <w:noProof/>
                <w:webHidden/>
              </w:rPr>
              <w:fldChar w:fldCharType="end"/>
            </w:r>
          </w:hyperlink>
        </w:p>
        <w:p w14:paraId="26B616A9" w14:textId="712C2299" w:rsidR="003C533F" w:rsidRDefault="00000000">
          <w:pPr>
            <w:pStyle w:val="TOC2"/>
            <w:tabs>
              <w:tab w:val="right" w:leader="dot" w:pos="9016"/>
            </w:tabs>
            <w:rPr>
              <w:rFonts w:eastAsiaTheme="minorEastAsia"/>
              <w:noProof/>
              <w:lang w:eastAsia="en-GB"/>
            </w:rPr>
          </w:pPr>
          <w:hyperlink w:anchor="_Toc133570141" w:history="1">
            <w:r w:rsidR="003C533F" w:rsidRPr="00623CD2">
              <w:rPr>
                <w:rStyle w:val="Hyperlink"/>
                <w:noProof/>
              </w:rPr>
              <w:t>4.3 - Wireframes</w:t>
            </w:r>
            <w:r w:rsidR="003C533F">
              <w:rPr>
                <w:noProof/>
                <w:webHidden/>
              </w:rPr>
              <w:tab/>
            </w:r>
            <w:r w:rsidR="003C533F">
              <w:rPr>
                <w:noProof/>
                <w:webHidden/>
              </w:rPr>
              <w:fldChar w:fldCharType="begin"/>
            </w:r>
            <w:r w:rsidR="003C533F">
              <w:rPr>
                <w:noProof/>
                <w:webHidden/>
              </w:rPr>
              <w:instrText xml:space="preserve"> PAGEREF _Toc133570141 \h </w:instrText>
            </w:r>
            <w:r w:rsidR="003C533F">
              <w:rPr>
                <w:noProof/>
                <w:webHidden/>
              </w:rPr>
            </w:r>
            <w:r w:rsidR="003C533F">
              <w:rPr>
                <w:noProof/>
                <w:webHidden/>
              </w:rPr>
              <w:fldChar w:fldCharType="separate"/>
            </w:r>
            <w:r w:rsidR="003C533F">
              <w:rPr>
                <w:noProof/>
                <w:webHidden/>
              </w:rPr>
              <w:t>10</w:t>
            </w:r>
            <w:r w:rsidR="003C533F">
              <w:rPr>
                <w:noProof/>
                <w:webHidden/>
              </w:rPr>
              <w:fldChar w:fldCharType="end"/>
            </w:r>
          </w:hyperlink>
        </w:p>
        <w:p w14:paraId="329017C1" w14:textId="2082D164" w:rsidR="003C533F" w:rsidRDefault="00000000">
          <w:pPr>
            <w:pStyle w:val="TOC1"/>
            <w:tabs>
              <w:tab w:val="right" w:leader="dot" w:pos="9016"/>
            </w:tabs>
            <w:rPr>
              <w:rFonts w:eastAsiaTheme="minorEastAsia"/>
              <w:noProof/>
              <w:lang w:eastAsia="en-GB"/>
            </w:rPr>
          </w:pPr>
          <w:hyperlink w:anchor="_Toc133570142" w:history="1">
            <w:r w:rsidR="003C533F" w:rsidRPr="00623CD2">
              <w:rPr>
                <w:rStyle w:val="Hyperlink"/>
                <w:rFonts w:ascii="Calibri Light" w:eastAsia="Calibri Light" w:hAnsi="Calibri Light" w:cs="Calibri Light"/>
                <w:noProof/>
              </w:rPr>
              <w:t>Section 5 - Professional, social, ethical, and legal considerations</w:t>
            </w:r>
            <w:r w:rsidR="003C533F">
              <w:rPr>
                <w:noProof/>
                <w:webHidden/>
              </w:rPr>
              <w:tab/>
            </w:r>
            <w:r w:rsidR="003C533F">
              <w:rPr>
                <w:noProof/>
                <w:webHidden/>
              </w:rPr>
              <w:fldChar w:fldCharType="begin"/>
            </w:r>
            <w:r w:rsidR="003C533F">
              <w:rPr>
                <w:noProof/>
                <w:webHidden/>
              </w:rPr>
              <w:instrText xml:space="preserve"> PAGEREF _Toc133570142 \h </w:instrText>
            </w:r>
            <w:r w:rsidR="003C533F">
              <w:rPr>
                <w:noProof/>
                <w:webHidden/>
              </w:rPr>
            </w:r>
            <w:r w:rsidR="003C533F">
              <w:rPr>
                <w:noProof/>
                <w:webHidden/>
              </w:rPr>
              <w:fldChar w:fldCharType="separate"/>
            </w:r>
            <w:r w:rsidR="003C533F">
              <w:rPr>
                <w:noProof/>
                <w:webHidden/>
              </w:rPr>
              <w:t>11</w:t>
            </w:r>
            <w:r w:rsidR="003C533F">
              <w:rPr>
                <w:noProof/>
                <w:webHidden/>
              </w:rPr>
              <w:fldChar w:fldCharType="end"/>
            </w:r>
          </w:hyperlink>
        </w:p>
        <w:p w14:paraId="5CEC1018" w14:textId="4B180FBE" w:rsidR="003C533F" w:rsidRDefault="00000000">
          <w:pPr>
            <w:pStyle w:val="TOC2"/>
            <w:tabs>
              <w:tab w:val="right" w:leader="dot" w:pos="9016"/>
            </w:tabs>
            <w:rPr>
              <w:rFonts w:eastAsiaTheme="minorEastAsia"/>
              <w:noProof/>
              <w:lang w:eastAsia="en-GB"/>
            </w:rPr>
          </w:pPr>
          <w:hyperlink w:anchor="_Toc133570143" w:history="1">
            <w:r w:rsidR="003C533F" w:rsidRPr="00623CD2">
              <w:rPr>
                <w:rStyle w:val="Hyperlink"/>
                <w:noProof/>
              </w:rPr>
              <w:t>5.1 - Professional</w:t>
            </w:r>
            <w:r w:rsidR="003C533F">
              <w:rPr>
                <w:noProof/>
                <w:webHidden/>
              </w:rPr>
              <w:tab/>
            </w:r>
            <w:r w:rsidR="003C533F">
              <w:rPr>
                <w:noProof/>
                <w:webHidden/>
              </w:rPr>
              <w:fldChar w:fldCharType="begin"/>
            </w:r>
            <w:r w:rsidR="003C533F">
              <w:rPr>
                <w:noProof/>
                <w:webHidden/>
              </w:rPr>
              <w:instrText xml:space="preserve"> PAGEREF _Toc133570143 \h </w:instrText>
            </w:r>
            <w:r w:rsidR="003C533F">
              <w:rPr>
                <w:noProof/>
                <w:webHidden/>
              </w:rPr>
            </w:r>
            <w:r w:rsidR="003C533F">
              <w:rPr>
                <w:noProof/>
                <w:webHidden/>
              </w:rPr>
              <w:fldChar w:fldCharType="separate"/>
            </w:r>
            <w:r w:rsidR="003C533F">
              <w:rPr>
                <w:noProof/>
                <w:webHidden/>
              </w:rPr>
              <w:t>12</w:t>
            </w:r>
            <w:r w:rsidR="003C533F">
              <w:rPr>
                <w:noProof/>
                <w:webHidden/>
              </w:rPr>
              <w:fldChar w:fldCharType="end"/>
            </w:r>
          </w:hyperlink>
        </w:p>
        <w:p w14:paraId="67323F69" w14:textId="65E57F0A" w:rsidR="003C533F" w:rsidRDefault="00000000">
          <w:pPr>
            <w:pStyle w:val="TOC2"/>
            <w:tabs>
              <w:tab w:val="right" w:leader="dot" w:pos="9016"/>
            </w:tabs>
            <w:rPr>
              <w:rFonts w:eastAsiaTheme="minorEastAsia"/>
              <w:noProof/>
              <w:lang w:eastAsia="en-GB"/>
            </w:rPr>
          </w:pPr>
          <w:hyperlink w:anchor="_Toc133570144" w:history="1">
            <w:r w:rsidR="003C533F" w:rsidRPr="00623CD2">
              <w:rPr>
                <w:rStyle w:val="Hyperlink"/>
                <w:noProof/>
              </w:rPr>
              <w:t>5.2 - Social</w:t>
            </w:r>
            <w:r w:rsidR="003C533F">
              <w:rPr>
                <w:noProof/>
                <w:webHidden/>
              </w:rPr>
              <w:tab/>
            </w:r>
            <w:r w:rsidR="003C533F">
              <w:rPr>
                <w:noProof/>
                <w:webHidden/>
              </w:rPr>
              <w:fldChar w:fldCharType="begin"/>
            </w:r>
            <w:r w:rsidR="003C533F">
              <w:rPr>
                <w:noProof/>
                <w:webHidden/>
              </w:rPr>
              <w:instrText xml:space="preserve"> PAGEREF _Toc133570144 \h </w:instrText>
            </w:r>
            <w:r w:rsidR="003C533F">
              <w:rPr>
                <w:noProof/>
                <w:webHidden/>
              </w:rPr>
            </w:r>
            <w:r w:rsidR="003C533F">
              <w:rPr>
                <w:noProof/>
                <w:webHidden/>
              </w:rPr>
              <w:fldChar w:fldCharType="separate"/>
            </w:r>
            <w:r w:rsidR="003C533F">
              <w:rPr>
                <w:noProof/>
                <w:webHidden/>
              </w:rPr>
              <w:t>12</w:t>
            </w:r>
            <w:r w:rsidR="003C533F">
              <w:rPr>
                <w:noProof/>
                <w:webHidden/>
              </w:rPr>
              <w:fldChar w:fldCharType="end"/>
            </w:r>
          </w:hyperlink>
        </w:p>
        <w:p w14:paraId="0DB77F0E" w14:textId="7493B090" w:rsidR="003C533F" w:rsidRDefault="00000000">
          <w:pPr>
            <w:pStyle w:val="TOC2"/>
            <w:tabs>
              <w:tab w:val="right" w:leader="dot" w:pos="9016"/>
            </w:tabs>
            <w:rPr>
              <w:rFonts w:eastAsiaTheme="minorEastAsia"/>
              <w:noProof/>
              <w:lang w:eastAsia="en-GB"/>
            </w:rPr>
          </w:pPr>
          <w:hyperlink w:anchor="_Toc133570145" w:history="1">
            <w:r w:rsidR="003C533F" w:rsidRPr="00623CD2">
              <w:rPr>
                <w:rStyle w:val="Hyperlink"/>
                <w:noProof/>
              </w:rPr>
              <w:t>5.3 - Ethical</w:t>
            </w:r>
            <w:r w:rsidR="003C533F">
              <w:rPr>
                <w:noProof/>
                <w:webHidden/>
              </w:rPr>
              <w:tab/>
            </w:r>
            <w:r w:rsidR="003C533F">
              <w:rPr>
                <w:noProof/>
                <w:webHidden/>
              </w:rPr>
              <w:fldChar w:fldCharType="begin"/>
            </w:r>
            <w:r w:rsidR="003C533F">
              <w:rPr>
                <w:noProof/>
                <w:webHidden/>
              </w:rPr>
              <w:instrText xml:space="preserve"> PAGEREF _Toc133570145 \h </w:instrText>
            </w:r>
            <w:r w:rsidR="003C533F">
              <w:rPr>
                <w:noProof/>
                <w:webHidden/>
              </w:rPr>
            </w:r>
            <w:r w:rsidR="003C533F">
              <w:rPr>
                <w:noProof/>
                <w:webHidden/>
              </w:rPr>
              <w:fldChar w:fldCharType="separate"/>
            </w:r>
            <w:r w:rsidR="003C533F">
              <w:rPr>
                <w:noProof/>
                <w:webHidden/>
              </w:rPr>
              <w:t>12</w:t>
            </w:r>
            <w:r w:rsidR="003C533F">
              <w:rPr>
                <w:noProof/>
                <w:webHidden/>
              </w:rPr>
              <w:fldChar w:fldCharType="end"/>
            </w:r>
          </w:hyperlink>
        </w:p>
        <w:p w14:paraId="539202BE" w14:textId="54CB11B0" w:rsidR="003C533F" w:rsidRDefault="00000000">
          <w:pPr>
            <w:pStyle w:val="TOC2"/>
            <w:tabs>
              <w:tab w:val="right" w:leader="dot" w:pos="9016"/>
            </w:tabs>
            <w:rPr>
              <w:rFonts w:eastAsiaTheme="minorEastAsia"/>
              <w:noProof/>
              <w:lang w:eastAsia="en-GB"/>
            </w:rPr>
          </w:pPr>
          <w:hyperlink w:anchor="_Toc133570146" w:history="1">
            <w:r w:rsidR="003C533F" w:rsidRPr="00623CD2">
              <w:rPr>
                <w:rStyle w:val="Hyperlink"/>
                <w:noProof/>
              </w:rPr>
              <w:t>5.4 - Legal</w:t>
            </w:r>
            <w:r w:rsidR="003C533F">
              <w:rPr>
                <w:noProof/>
                <w:webHidden/>
              </w:rPr>
              <w:tab/>
            </w:r>
            <w:r w:rsidR="003C533F">
              <w:rPr>
                <w:noProof/>
                <w:webHidden/>
              </w:rPr>
              <w:fldChar w:fldCharType="begin"/>
            </w:r>
            <w:r w:rsidR="003C533F">
              <w:rPr>
                <w:noProof/>
                <w:webHidden/>
              </w:rPr>
              <w:instrText xml:space="preserve"> PAGEREF _Toc133570146 \h </w:instrText>
            </w:r>
            <w:r w:rsidR="003C533F">
              <w:rPr>
                <w:noProof/>
                <w:webHidden/>
              </w:rPr>
            </w:r>
            <w:r w:rsidR="003C533F">
              <w:rPr>
                <w:noProof/>
                <w:webHidden/>
              </w:rPr>
              <w:fldChar w:fldCharType="separate"/>
            </w:r>
            <w:r w:rsidR="003C533F">
              <w:rPr>
                <w:noProof/>
                <w:webHidden/>
              </w:rPr>
              <w:t>13</w:t>
            </w:r>
            <w:r w:rsidR="003C533F">
              <w:rPr>
                <w:noProof/>
                <w:webHidden/>
              </w:rPr>
              <w:fldChar w:fldCharType="end"/>
            </w:r>
          </w:hyperlink>
        </w:p>
        <w:p w14:paraId="238017E1" w14:textId="40B4336F" w:rsidR="003C533F" w:rsidRDefault="00000000">
          <w:pPr>
            <w:pStyle w:val="TOC1"/>
            <w:tabs>
              <w:tab w:val="right" w:leader="dot" w:pos="9016"/>
            </w:tabs>
            <w:rPr>
              <w:rFonts w:eastAsiaTheme="minorEastAsia"/>
              <w:noProof/>
              <w:lang w:eastAsia="en-GB"/>
            </w:rPr>
          </w:pPr>
          <w:hyperlink w:anchor="_Toc133570147" w:history="1">
            <w:r w:rsidR="003C533F" w:rsidRPr="00623CD2">
              <w:rPr>
                <w:rStyle w:val="Hyperlink"/>
                <w:noProof/>
              </w:rPr>
              <w:t>Section 6 – Evaluation</w:t>
            </w:r>
            <w:r w:rsidR="003C533F">
              <w:rPr>
                <w:noProof/>
                <w:webHidden/>
              </w:rPr>
              <w:tab/>
            </w:r>
            <w:r w:rsidR="003C533F">
              <w:rPr>
                <w:noProof/>
                <w:webHidden/>
              </w:rPr>
              <w:fldChar w:fldCharType="begin"/>
            </w:r>
            <w:r w:rsidR="003C533F">
              <w:rPr>
                <w:noProof/>
                <w:webHidden/>
              </w:rPr>
              <w:instrText xml:space="preserve"> PAGEREF _Toc133570147 \h </w:instrText>
            </w:r>
            <w:r w:rsidR="003C533F">
              <w:rPr>
                <w:noProof/>
                <w:webHidden/>
              </w:rPr>
            </w:r>
            <w:r w:rsidR="003C533F">
              <w:rPr>
                <w:noProof/>
                <w:webHidden/>
              </w:rPr>
              <w:fldChar w:fldCharType="separate"/>
            </w:r>
            <w:r w:rsidR="003C533F">
              <w:rPr>
                <w:noProof/>
                <w:webHidden/>
              </w:rPr>
              <w:t>13</w:t>
            </w:r>
            <w:r w:rsidR="003C533F">
              <w:rPr>
                <w:noProof/>
                <w:webHidden/>
              </w:rPr>
              <w:fldChar w:fldCharType="end"/>
            </w:r>
          </w:hyperlink>
        </w:p>
        <w:p w14:paraId="0420D8F3" w14:textId="3F7C8640" w:rsidR="003C533F" w:rsidRDefault="00000000">
          <w:pPr>
            <w:pStyle w:val="TOC2"/>
            <w:tabs>
              <w:tab w:val="right" w:leader="dot" w:pos="9016"/>
            </w:tabs>
            <w:rPr>
              <w:rFonts w:eastAsiaTheme="minorEastAsia"/>
              <w:noProof/>
              <w:lang w:eastAsia="en-GB"/>
            </w:rPr>
          </w:pPr>
          <w:hyperlink w:anchor="_Toc133570148" w:history="1">
            <w:r w:rsidR="003C533F" w:rsidRPr="00623CD2">
              <w:rPr>
                <w:rStyle w:val="Hyperlink"/>
                <w:noProof/>
              </w:rPr>
              <w:t>6.1 – Testing</w:t>
            </w:r>
            <w:r w:rsidR="003C533F">
              <w:rPr>
                <w:noProof/>
                <w:webHidden/>
              </w:rPr>
              <w:tab/>
            </w:r>
            <w:r w:rsidR="003C533F">
              <w:rPr>
                <w:noProof/>
                <w:webHidden/>
              </w:rPr>
              <w:fldChar w:fldCharType="begin"/>
            </w:r>
            <w:r w:rsidR="003C533F">
              <w:rPr>
                <w:noProof/>
                <w:webHidden/>
              </w:rPr>
              <w:instrText xml:space="preserve"> PAGEREF _Toc133570148 \h </w:instrText>
            </w:r>
            <w:r w:rsidR="003C533F">
              <w:rPr>
                <w:noProof/>
                <w:webHidden/>
              </w:rPr>
            </w:r>
            <w:r w:rsidR="003C533F">
              <w:rPr>
                <w:noProof/>
                <w:webHidden/>
              </w:rPr>
              <w:fldChar w:fldCharType="separate"/>
            </w:r>
            <w:r w:rsidR="003C533F">
              <w:rPr>
                <w:noProof/>
                <w:webHidden/>
              </w:rPr>
              <w:t>13</w:t>
            </w:r>
            <w:r w:rsidR="003C533F">
              <w:rPr>
                <w:noProof/>
                <w:webHidden/>
              </w:rPr>
              <w:fldChar w:fldCharType="end"/>
            </w:r>
          </w:hyperlink>
        </w:p>
        <w:p w14:paraId="7B2F9D51" w14:textId="61EFCCE8" w:rsidR="003C533F" w:rsidRDefault="00000000">
          <w:pPr>
            <w:pStyle w:val="TOC2"/>
            <w:tabs>
              <w:tab w:val="right" w:leader="dot" w:pos="9016"/>
            </w:tabs>
            <w:rPr>
              <w:rFonts w:eastAsiaTheme="minorEastAsia"/>
              <w:noProof/>
              <w:lang w:eastAsia="en-GB"/>
            </w:rPr>
          </w:pPr>
          <w:hyperlink w:anchor="_Toc133570149" w:history="1">
            <w:r w:rsidR="003C533F" w:rsidRPr="00623CD2">
              <w:rPr>
                <w:rStyle w:val="Hyperlink"/>
                <w:noProof/>
              </w:rPr>
              <w:t>6.1.1 – Website functionality test</w:t>
            </w:r>
            <w:r w:rsidR="003C533F">
              <w:rPr>
                <w:noProof/>
                <w:webHidden/>
              </w:rPr>
              <w:tab/>
            </w:r>
            <w:r w:rsidR="003C533F">
              <w:rPr>
                <w:noProof/>
                <w:webHidden/>
              </w:rPr>
              <w:fldChar w:fldCharType="begin"/>
            </w:r>
            <w:r w:rsidR="003C533F">
              <w:rPr>
                <w:noProof/>
                <w:webHidden/>
              </w:rPr>
              <w:instrText xml:space="preserve"> PAGEREF _Toc133570149 \h </w:instrText>
            </w:r>
            <w:r w:rsidR="003C533F">
              <w:rPr>
                <w:noProof/>
                <w:webHidden/>
              </w:rPr>
            </w:r>
            <w:r w:rsidR="003C533F">
              <w:rPr>
                <w:noProof/>
                <w:webHidden/>
              </w:rPr>
              <w:fldChar w:fldCharType="separate"/>
            </w:r>
            <w:r w:rsidR="003C533F">
              <w:rPr>
                <w:noProof/>
                <w:webHidden/>
              </w:rPr>
              <w:t>13</w:t>
            </w:r>
            <w:r w:rsidR="003C533F">
              <w:rPr>
                <w:noProof/>
                <w:webHidden/>
              </w:rPr>
              <w:fldChar w:fldCharType="end"/>
            </w:r>
          </w:hyperlink>
        </w:p>
        <w:p w14:paraId="6CB331B9" w14:textId="4690191A" w:rsidR="003C533F" w:rsidRDefault="00000000">
          <w:pPr>
            <w:pStyle w:val="TOC2"/>
            <w:tabs>
              <w:tab w:val="right" w:leader="dot" w:pos="9016"/>
            </w:tabs>
            <w:rPr>
              <w:rFonts w:eastAsiaTheme="minorEastAsia"/>
              <w:noProof/>
              <w:lang w:eastAsia="en-GB"/>
            </w:rPr>
          </w:pPr>
          <w:hyperlink w:anchor="_Toc133570150" w:history="1">
            <w:r w:rsidR="003C533F" w:rsidRPr="00623CD2">
              <w:rPr>
                <w:rStyle w:val="Hyperlink"/>
                <w:noProof/>
              </w:rPr>
              <w:t>6.2 – Usability Test</w:t>
            </w:r>
            <w:r w:rsidR="003C533F">
              <w:rPr>
                <w:noProof/>
                <w:webHidden/>
              </w:rPr>
              <w:tab/>
            </w:r>
            <w:r w:rsidR="003C533F">
              <w:rPr>
                <w:noProof/>
                <w:webHidden/>
              </w:rPr>
              <w:fldChar w:fldCharType="begin"/>
            </w:r>
            <w:r w:rsidR="003C533F">
              <w:rPr>
                <w:noProof/>
                <w:webHidden/>
              </w:rPr>
              <w:instrText xml:space="preserve"> PAGEREF _Toc133570150 \h </w:instrText>
            </w:r>
            <w:r w:rsidR="003C533F">
              <w:rPr>
                <w:noProof/>
                <w:webHidden/>
              </w:rPr>
            </w:r>
            <w:r w:rsidR="003C533F">
              <w:rPr>
                <w:noProof/>
                <w:webHidden/>
              </w:rPr>
              <w:fldChar w:fldCharType="separate"/>
            </w:r>
            <w:r w:rsidR="003C533F">
              <w:rPr>
                <w:noProof/>
                <w:webHidden/>
              </w:rPr>
              <w:t>14</w:t>
            </w:r>
            <w:r w:rsidR="003C533F">
              <w:rPr>
                <w:noProof/>
                <w:webHidden/>
              </w:rPr>
              <w:fldChar w:fldCharType="end"/>
            </w:r>
          </w:hyperlink>
        </w:p>
        <w:p w14:paraId="31876571" w14:textId="10FF4C87" w:rsidR="003C533F" w:rsidRDefault="00000000">
          <w:pPr>
            <w:pStyle w:val="TOC2"/>
            <w:tabs>
              <w:tab w:val="right" w:leader="dot" w:pos="9016"/>
            </w:tabs>
            <w:rPr>
              <w:rFonts w:eastAsiaTheme="minorEastAsia"/>
              <w:noProof/>
              <w:lang w:eastAsia="en-GB"/>
            </w:rPr>
          </w:pPr>
          <w:hyperlink w:anchor="_Toc133570151" w:history="1">
            <w:r w:rsidR="003C533F" w:rsidRPr="00623CD2">
              <w:rPr>
                <w:rStyle w:val="Hyperlink"/>
                <w:noProof/>
              </w:rPr>
              <w:t>6.3 - User Experience Testing</w:t>
            </w:r>
            <w:r w:rsidR="003C533F">
              <w:rPr>
                <w:noProof/>
                <w:webHidden/>
              </w:rPr>
              <w:tab/>
            </w:r>
            <w:r w:rsidR="003C533F">
              <w:rPr>
                <w:noProof/>
                <w:webHidden/>
              </w:rPr>
              <w:fldChar w:fldCharType="begin"/>
            </w:r>
            <w:r w:rsidR="003C533F">
              <w:rPr>
                <w:noProof/>
                <w:webHidden/>
              </w:rPr>
              <w:instrText xml:space="preserve"> PAGEREF _Toc133570151 \h </w:instrText>
            </w:r>
            <w:r w:rsidR="003C533F">
              <w:rPr>
                <w:noProof/>
                <w:webHidden/>
              </w:rPr>
            </w:r>
            <w:r w:rsidR="003C533F">
              <w:rPr>
                <w:noProof/>
                <w:webHidden/>
              </w:rPr>
              <w:fldChar w:fldCharType="separate"/>
            </w:r>
            <w:r w:rsidR="003C533F">
              <w:rPr>
                <w:noProof/>
                <w:webHidden/>
              </w:rPr>
              <w:t>14</w:t>
            </w:r>
            <w:r w:rsidR="003C533F">
              <w:rPr>
                <w:noProof/>
                <w:webHidden/>
              </w:rPr>
              <w:fldChar w:fldCharType="end"/>
            </w:r>
          </w:hyperlink>
        </w:p>
        <w:p w14:paraId="324B74CC" w14:textId="2DD67DE8" w:rsidR="003C533F" w:rsidRDefault="00000000">
          <w:pPr>
            <w:pStyle w:val="TOC2"/>
            <w:tabs>
              <w:tab w:val="right" w:leader="dot" w:pos="9016"/>
            </w:tabs>
            <w:rPr>
              <w:rFonts w:eastAsiaTheme="minorEastAsia"/>
              <w:noProof/>
              <w:lang w:eastAsia="en-GB"/>
            </w:rPr>
          </w:pPr>
          <w:hyperlink w:anchor="_Toc133570152" w:history="1">
            <w:r w:rsidR="003C533F" w:rsidRPr="00623CD2">
              <w:rPr>
                <w:rStyle w:val="Hyperlink"/>
                <w:noProof/>
              </w:rPr>
              <w:t>6.4 – Testing against original requirements and objects</w:t>
            </w:r>
            <w:r w:rsidR="003C533F">
              <w:rPr>
                <w:noProof/>
                <w:webHidden/>
              </w:rPr>
              <w:tab/>
            </w:r>
            <w:r w:rsidR="003C533F">
              <w:rPr>
                <w:noProof/>
                <w:webHidden/>
              </w:rPr>
              <w:fldChar w:fldCharType="begin"/>
            </w:r>
            <w:r w:rsidR="003C533F">
              <w:rPr>
                <w:noProof/>
                <w:webHidden/>
              </w:rPr>
              <w:instrText xml:space="preserve"> PAGEREF _Toc133570152 \h </w:instrText>
            </w:r>
            <w:r w:rsidR="003C533F">
              <w:rPr>
                <w:noProof/>
                <w:webHidden/>
              </w:rPr>
            </w:r>
            <w:r w:rsidR="003C533F">
              <w:rPr>
                <w:noProof/>
                <w:webHidden/>
              </w:rPr>
              <w:fldChar w:fldCharType="separate"/>
            </w:r>
            <w:r w:rsidR="003C533F">
              <w:rPr>
                <w:noProof/>
                <w:webHidden/>
              </w:rPr>
              <w:t>14</w:t>
            </w:r>
            <w:r w:rsidR="003C533F">
              <w:rPr>
                <w:noProof/>
                <w:webHidden/>
              </w:rPr>
              <w:fldChar w:fldCharType="end"/>
            </w:r>
          </w:hyperlink>
        </w:p>
        <w:p w14:paraId="13CC7A4C" w14:textId="3F238620" w:rsidR="003C533F" w:rsidRDefault="00000000">
          <w:pPr>
            <w:pStyle w:val="TOC2"/>
            <w:tabs>
              <w:tab w:val="right" w:leader="dot" w:pos="9016"/>
            </w:tabs>
            <w:rPr>
              <w:rFonts w:eastAsiaTheme="minorEastAsia"/>
              <w:noProof/>
              <w:lang w:eastAsia="en-GB"/>
            </w:rPr>
          </w:pPr>
          <w:hyperlink w:anchor="_Toc133570153" w:history="1">
            <w:r w:rsidR="003C533F" w:rsidRPr="00623CD2">
              <w:rPr>
                <w:rStyle w:val="Hyperlink"/>
                <w:noProof/>
              </w:rPr>
              <w:t>6.4.1- Requirements</w:t>
            </w:r>
            <w:r w:rsidR="003C533F">
              <w:rPr>
                <w:noProof/>
                <w:webHidden/>
              </w:rPr>
              <w:tab/>
            </w:r>
            <w:r w:rsidR="003C533F">
              <w:rPr>
                <w:noProof/>
                <w:webHidden/>
              </w:rPr>
              <w:fldChar w:fldCharType="begin"/>
            </w:r>
            <w:r w:rsidR="003C533F">
              <w:rPr>
                <w:noProof/>
                <w:webHidden/>
              </w:rPr>
              <w:instrText xml:space="preserve"> PAGEREF _Toc133570153 \h </w:instrText>
            </w:r>
            <w:r w:rsidR="003C533F">
              <w:rPr>
                <w:noProof/>
                <w:webHidden/>
              </w:rPr>
            </w:r>
            <w:r w:rsidR="003C533F">
              <w:rPr>
                <w:noProof/>
                <w:webHidden/>
              </w:rPr>
              <w:fldChar w:fldCharType="separate"/>
            </w:r>
            <w:r w:rsidR="003C533F">
              <w:rPr>
                <w:noProof/>
                <w:webHidden/>
              </w:rPr>
              <w:t>14</w:t>
            </w:r>
            <w:r w:rsidR="003C533F">
              <w:rPr>
                <w:noProof/>
                <w:webHidden/>
              </w:rPr>
              <w:fldChar w:fldCharType="end"/>
            </w:r>
          </w:hyperlink>
        </w:p>
        <w:p w14:paraId="267C7454" w14:textId="68E7A5DD" w:rsidR="003C533F" w:rsidRDefault="00000000">
          <w:pPr>
            <w:pStyle w:val="TOC2"/>
            <w:tabs>
              <w:tab w:val="right" w:leader="dot" w:pos="9016"/>
            </w:tabs>
            <w:rPr>
              <w:rFonts w:eastAsiaTheme="minorEastAsia"/>
              <w:noProof/>
              <w:lang w:eastAsia="en-GB"/>
            </w:rPr>
          </w:pPr>
          <w:hyperlink w:anchor="_Toc133570154" w:history="1">
            <w:r w:rsidR="003C533F" w:rsidRPr="00623CD2">
              <w:rPr>
                <w:rStyle w:val="Hyperlink"/>
                <w:noProof/>
              </w:rPr>
              <w:t>6.4.1.1 - Functional</w:t>
            </w:r>
            <w:r w:rsidR="003C533F">
              <w:rPr>
                <w:noProof/>
                <w:webHidden/>
              </w:rPr>
              <w:tab/>
            </w:r>
            <w:r w:rsidR="003C533F">
              <w:rPr>
                <w:noProof/>
                <w:webHidden/>
              </w:rPr>
              <w:fldChar w:fldCharType="begin"/>
            </w:r>
            <w:r w:rsidR="003C533F">
              <w:rPr>
                <w:noProof/>
                <w:webHidden/>
              </w:rPr>
              <w:instrText xml:space="preserve"> PAGEREF _Toc133570154 \h </w:instrText>
            </w:r>
            <w:r w:rsidR="003C533F">
              <w:rPr>
                <w:noProof/>
                <w:webHidden/>
              </w:rPr>
            </w:r>
            <w:r w:rsidR="003C533F">
              <w:rPr>
                <w:noProof/>
                <w:webHidden/>
              </w:rPr>
              <w:fldChar w:fldCharType="separate"/>
            </w:r>
            <w:r w:rsidR="003C533F">
              <w:rPr>
                <w:noProof/>
                <w:webHidden/>
              </w:rPr>
              <w:t>14</w:t>
            </w:r>
            <w:r w:rsidR="003C533F">
              <w:rPr>
                <w:noProof/>
                <w:webHidden/>
              </w:rPr>
              <w:fldChar w:fldCharType="end"/>
            </w:r>
          </w:hyperlink>
        </w:p>
        <w:p w14:paraId="0F876F45" w14:textId="23E735C7" w:rsidR="003C533F" w:rsidRDefault="00000000">
          <w:pPr>
            <w:pStyle w:val="TOC2"/>
            <w:tabs>
              <w:tab w:val="right" w:leader="dot" w:pos="9016"/>
            </w:tabs>
            <w:rPr>
              <w:rFonts w:eastAsiaTheme="minorEastAsia"/>
              <w:noProof/>
              <w:lang w:eastAsia="en-GB"/>
            </w:rPr>
          </w:pPr>
          <w:hyperlink w:anchor="_Toc133570155" w:history="1">
            <w:r w:rsidR="003C533F" w:rsidRPr="00623CD2">
              <w:rPr>
                <w:rStyle w:val="Hyperlink"/>
                <w:noProof/>
              </w:rPr>
              <w:t>6.4.1.2 - Non-Functional</w:t>
            </w:r>
            <w:r w:rsidR="003C533F">
              <w:rPr>
                <w:noProof/>
                <w:webHidden/>
              </w:rPr>
              <w:tab/>
            </w:r>
            <w:r w:rsidR="003C533F">
              <w:rPr>
                <w:noProof/>
                <w:webHidden/>
              </w:rPr>
              <w:fldChar w:fldCharType="begin"/>
            </w:r>
            <w:r w:rsidR="003C533F">
              <w:rPr>
                <w:noProof/>
                <w:webHidden/>
              </w:rPr>
              <w:instrText xml:space="preserve"> PAGEREF _Toc133570155 \h </w:instrText>
            </w:r>
            <w:r w:rsidR="003C533F">
              <w:rPr>
                <w:noProof/>
                <w:webHidden/>
              </w:rPr>
            </w:r>
            <w:r w:rsidR="003C533F">
              <w:rPr>
                <w:noProof/>
                <w:webHidden/>
              </w:rPr>
              <w:fldChar w:fldCharType="separate"/>
            </w:r>
            <w:r w:rsidR="003C533F">
              <w:rPr>
                <w:noProof/>
                <w:webHidden/>
              </w:rPr>
              <w:t>15</w:t>
            </w:r>
            <w:r w:rsidR="003C533F">
              <w:rPr>
                <w:noProof/>
                <w:webHidden/>
              </w:rPr>
              <w:fldChar w:fldCharType="end"/>
            </w:r>
          </w:hyperlink>
        </w:p>
        <w:p w14:paraId="59C458BF" w14:textId="28085B56" w:rsidR="003C533F" w:rsidRDefault="00000000">
          <w:pPr>
            <w:pStyle w:val="TOC2"/>
            <w:tabs>
              <w:tab w:val="right" w:leader="dot" w:pos="9016"/>
            </w:tabs>
            <w:rPr>
              <w:rFonts w:eastAsiaTheme="minorEastAsia"/>
              <w:noProof/>
              <w:lang w:eastAsia="en-GB"/>
            </w:rPr>
          </w:pPr>
          <w:hyperlink w:anchor="_Toc133570156" w:history="1">
            <w:r w:rsidR="003C533F" w:rsidRPr="00623CD2">
              <w:rPr>
                <w:rStyle w:val="Hyperlink"/>
                <w:noProof/>
              </w:rPr>
              <w:t>6.4.2 – Objectives</w:t>
            </w:r>
            <w:r w:rsidR="003C533F">
              <w:rPr>
                <w:noProof/>
                <w:webHidden/>
              </w:rPr>
              <w:tab/>
            </w:r>
            <w:r w:rsidR="003C533F">
              <w:rPr>
                <w:noProof/>
                <w:webHidden/>
              </w:rPr>
              <w:fldChar w:fldCharType="begin"/>
            </w:r>
            <w:r w:rsidR="003C533F">
              <w:rPr>
                <w:noProof/>
                <w:webHidden/>
              </w:rPr>
              <w:instrText xml:space="preserve"> PAGEREF _Toc133570156 \h </w:instrText>
            </w:r>
            <w:r w:rsidR="003C533F">
              <w:rPr>
                <w:noProof/>
                <w:webHidden/>
              </w:rPr>
            </w:r>
            <w:r w:rsidR="003C533F">
              <w:rPr>
                <w:noProof/>
                <w:webHidden/>
              </w:rPr>
              <w:fldChar w:fldCharType="separate"/>
            </w:r>
            <w:r w:rsidR="003C533F">
              <w:rPr>
                <w:noProof/>
                <w:webHidden/>
              </w:rPr>
              <w:t>16</w:t>
            </w:r>
            <w:r w:rsidR="003C533F">
              <w:rPr>
                <w:noProof/>
                <w:webHidden/>
              </w:rPr>
              <w:fldChar w:fldCharType="end"/>
            </w:r>
          </w:hyperlink>
        </w:p>
        <w:p w14:paraId="5C8D7772" w14:textId="3EDDE536" w:rsidR="003C533F" w:rsidRDefault="00000000">
          <w:pPr>
            <w:pStyle w:val="TOC1"/>
            <w:tabs>
              <w:tab w:val="right" w:leader="dot" w:pos="9016"/>
            </w:tabs>
            <w:rPr>
              <w:rFonts w:eastAsiaTheme="minorEastAsia"/>
              <w:noProof/>
              <w:lang w:eastAsia="en-GB"/>
            </w:rPr>
          </w:pPr>
          <w:hyperlink w:anchor="_Toc133570157" w:history="1">
            <w:r w:rsidR="003C533F" w:rsidRPr="00623CD2">
              <w:rPr>
                <w:rStyle w:val="Hyperlink"/>
                <w:noProof/>
              </w:rPr>
              <w:t>Section 7 – Discussion / Conclusion</w:t>
            </w:r>
            <w:r w:rsidR="003C533F">
              <w:rPr>
                <w:noProof/>
                <w:webHidden/>
              </w:rPr>
              <w:tab/>
            </w:r>
            <w:r w:rsidR="003C533F">
              <w:rPr>
                <w:noProof/>
                <w:webHidden/>
              </w:rPr>
              <w:fldChar w:fldCharType="begin"/>
            </w:r>
            <w:r w:rsidR="003C533F">
              <w:rPr>
                <w:noProof/>
                <w:webHidden/>
              </w:rPr>
              <w:instrText xml:space="preserve"> PAGEREF _Toc133570157 \h </w:instrText>
            </w:r>
            <w:r w:rsidR="003C533F">
              <w:rPr>
                <w:noProof/>
                <w:webHidden/>
              </w:rPr>
            </w:r>
            <w:r w:rsidR="003C533F">
              <w:rPr>
                <w:noProof/>
                <w:webHidden/>
              </w:rPr>
              <w:fldChar w:fldCharType="separate"/>
            </w:r>
            <w:r w:rsidR="003C533F">
              <w:rPr>
                <w:noProof/>
                <w:webHidden/>
              </w:rPr>
              <w:t>17</w:t>
            </w:r>
            <w:r w:rsidR="003C533F">
              <w:rPr>
                <w:noProof/>
                <w:webHidden/>
              </w:rPr>
              <w:fldChar w:fldCharType="end"/>
            </w:r>
          </w:hyperlink>
        </w:p>
        <w:p w14:paraId="3A2C2502" w14:textId="5F743CF9" w:rsidR="003C533F" w:rsidRDefault="00000000">
          <w:pPr>
            <w:pStyle w:val="TOC1"/>
            <w:tabs>
              <w:tab w:val="right" w:leader="dot" w:pos="9016"/>
            </w:tabs>
            <w:rPr>
              <w:rFonts w:eastAsiaTheme="minorEastAsia"/>
              <w:noProof/>
              <w:lang w:eastAsia="en-GB"/>
            </w:rPr>
          </w:pPr>
          <w:hyperlink w:anchor="_Toc133570158" w:history="1">
            <w:r w:rsidR="003C533F" w:rsidRPr="00623CD2">
              <w:rPr>
                <w:rStyle w:val="Hyperlink"/>
                <w:noProof/>
              </w:rPr>
              <w:t>Section 8 – References</w:t>
            </w:r>
            <w:r w:rsidR="003C533F">
              <w:rPr>
                <w:noProof/>
                <w:webHidden/>
              </w:rPr>
              <w:tab/>
            </w:r>
            <w:r w:rsidR="003C533F">
              <w:rPr>
                <w:noProof/>
                <w:webHidden/>
              </w:rPr>
              <w:fldChar w:fldCharType="begin"/>
            </w:r>
            <w:r w:rsidR="003C533F">
              <w:rPr>
                <w:noProof/>
                <w:webHidden/>
              </w:rPr>
              <w:instrText xml:space="preserve"> PAGEREF _Toc133570158 \h </w:instrText>
            </w:r>
            <w:r w:rsidR="003C533F">
              <w:rPr>
                <w:noProof/>
                <w:webHidden/>
              </w:rPr>
            </w:r>
            <w:r w:rsidR="003C533F">
              <w:rPr>
                <w:noProof/>
                <w:webHidden/>
              </w:rPr>
              <w:fldChar w:fldCharType="separate"/>
            </w:r>
            <w:r w:rsidR="003C533F">
              <w:rPr>
                <w:noProof/>
                <w:webHidden/>
              </w:rPr>
              <w:t>18</w:t>
            </w:r>
            <w:r w:rsidR="003C533F">
              <w:rPr>
                <w:noProof/>
                <w:webHidden/>
              </w:rPr>
              <w:fldChar w:fldCharType="end"/>
            </w:r>
          </w:hyperlink>
        </w:p>
        <w:p w14:paraId="4A949A56" w14:textId="10E353C4" w:rsidR="003C533F" w:rsidRDefault="00000000">
          <w:pPr>
            <w:pStyle w:val="TOC1"/>
            <w:tabs>
              <w:tab w:val="right" w:leader="dot" w:pos="9016"/>
            </w:tabs>
            <w:rPr>
              <w:rFonts w:eastAsiaTheme="minorEastAsia"/>
              <w:noProof/>
              <w:lang w:eastAsia="en-GB"/>
            </w:rPr>
          </w:pPr>
          <w:hyperlink w:anchor="_Toc133570159" w:history="1">
            <w:r w:rsidR="003C533F" w:rsidRPr="00623CD2">
              <w:rPr>
                <w:rStyle w:val="Hyperlink"/>
                <w:noProof/>
              </w:rPr>
              <w:t>References</w:t>
            </w:r>
            <w:r w:rsidR="003C533F">
              <w:rPr>
                <w:noProof/>
                <w:webHidden/>
              </w:rPr>
              <w:tab/>
            </w:r>
            <w:r w:rsidR="003C533F">
              <w:rPr>
                <w:noProof/>
                <w:webHidden/>
              </w:rPr>
              <w:fldChar w:fldCharType="begin"/>
            </w:r>
            <w:r w:rsidR="003C533F">
              <w:rPr>
                <w:noProof/>
                <w:webHidden/>
              </w:rPr>
              <w:instrText xml:space="preserve"> PAGEREF _Toc133570159 \h </w:instrText>
            </w:r>
            <w:r w:rsidR="003C533F">
              <w:rPr>
                <w:noProof/>
                <w:webHidden/>
              </w:rPr>
            </w:r>
            <w:r w:rsidR="003C533F">
              <w:rPr>
                <w:noProof/>
                <w:webHidden/>
              </w:rPr>
              <w:fldChar w:fldCharType="separate"/>
            </w:r>
            <w:r w:rsidR="003C533F">
              <w:rPr>
                <w:noProof/>
                <w:webHidden/>
              </w:rPr>
              <w:t>18</w:t>
            </w:r>
            <w:r w:rsidR="003C533F">
              <w:rPr>
                <w:noProof/>
                <w:webHidden/>
              </w:rPr>
              <w:fldChar w:fldCharType="end"/>
            </w:r>
          </w:hyperlink>
        </w:p>
        <w:p w14:paraId="41F1C290" w14:textId="362B1966" w:rsidR="003C533F" w:rsidRDefault="00000000">
          <w:pPr>
            <w:pStyle w:val="TOC1"/>
            <w:tabs>
              <w:tab w:val="right" w:leader="dot" w:pos="9016"/>
            </w:tabs>
            <w:rPr>
              <w:rFonts w:eastAsiaTheme="minorEastAsia"/>
              <w:noProof/>
              <w:lang w:eastAsia="en-GB"/>
            </w:rPr>
          </w:pPr>
          <w:hyperlink w:anchor="_Toc133570160" w:history="1">
            <w:r w:rsidR="003C533F" w:rsidRPr="00623CD2">
              <w:rPr>
                <w:rStyle w:val="Hyperlink"/>
                <w:noProof/>
              </w:rPr>
              <w:t>Section 9 – Appendices</w:t>
            </w:r>
            <w:r w:rsidR="003C533F">
              <w:rPr>
                <w:noProof/>
                <w:webHidden/>
              </w:rPr>
              <w:tab/>
            </w:r>
            <w:r w:rsidR="003C533F">
              <w:rPr>
                <w:noProof/>
                <w:webHidden/>
              </w:rPr>
              <w:fldChar w:fldCharType="begin"/>
            </w:r>
            <w:r w:rsidR="003C533F">
              <w:rPr>
                <w:noProof/>
                <w:webHidden/>
              </w:rPr>
              <w:instrText xml:space="preserve"> PAGEREF _Toc133570160 \h </w:instrText>
            </w:r>
            <w:r w:rsidR="003C533F">
              <w:rPr>
                <w:noProof/>
                <w:webHidden/>
              </w:rPr>
            </w:r>
            <w:r w:rsidR="003C533F">
              <w:rPr>
                <w:noProof/>
                <w:webHidden/>
              </w:rPr>
              <w:fldChar w:fldCharType="separate"/>
            </w:r>
            <w:r w:rsidR="003C533F">
              <w:rPr>
                <w:noProof/>
                <w:webHidden/>
              </w:rPr>
              <w:t>19</w:t>
            </w:r>
            <w:r w:rsidR="003C533F">
              <w:rPr>
                <w:noProof/>
                <w:webHidden/>
              </w:rPr>
              <w:fldChar w:fldCharType="end"/>
            </w:r>
          </w:hyperlink>
        </w:p>
        <w:p w14:paraId="67154753" w14:textId="72C1E8AC" w:rsidR="0008101A" w:rsidRDefault="00AC0E4D" w:rsidP="58AFFC50">
          <w:pPr>
            <w:pStyle w:val="TOC1"/>
            <w:tabs>
              <w:tab w:val="right" w:leader="dot" w:pos="9015"/>
            </w:tabs>
            <w:rPr>
              <w:rStyle w:val="Hyperlink"/>
              <w:noProof/>
              <w:lang w:eastAsia="en-GB"/>
            </w:rPr>
          </w:pPr>
          <w:r>
            <w:fldChar w:fldCharType="end"/>
          </w:r>
        </w:p>
      </w:sdtContent>
    </w:sdt>
    <w:p w14:paraId="0409DEB4" w14:textId="103B25DB" w:rsidR="00C843A1" w:rsidRDefault="00C843A1" w:rsidP="582F650B">
      <w:pPr>
        <w:pStyle w:val="TOC2"/>
        <w:tabs>
          <w:tab w:val="right" w:leader="dot" w:pos="9015"/>
        </w:tabs>
        <w:rPr>
          <w:rStyle w:val="Hyperlink"/>
          <w:noProof/>
        </w:rPr>
      </w:pPr>
    </w:p>
    <w:p w14:paraId="4F4B3430" w14:textId="09B141B6" w:rsidR="00DD3536" w:rsidRDefault="00DD3536"/>
    <w:p w14:paraId="124E3493" w14:textId="77777777" w:rsidR="00DD3536" w:rsidRDefault="00DD3536" w:rsidP="00184DDD">
      <w:pPr>
        <w:rPr>
          <w:b/>
          <w:bCs/>
        </w:rPr>
      </w:pPr>
    </w:p>
    <w:p w14:paraId="07862027" w14:textId="77777777" w:rsidR="00DD3536" w:rsidRDefault="00DD3536" w:rsidP="00184DDD">
      <w:pPr>
        <w:rPr>
          <w:b/>
          <w:bCs/>
        </w:rPr>
      </w:pPr>
    </w:p>
    <w:p w14:paraId="013F15ED" w14:textId="77777777" w:rsidR="00DD3536" w:rsidRDefault="00DD3536" w:rsidP="00184DDD">
      <w:pPr>
        <w:rPr>
          <w:b/>
          <w:bCs/>
        </w:rPr>
      </w:pPr>
    </w:p>
    <w:p w14:paraId="5AB41E44" w14:textId="77777777" w:rsidR="00DD3536" w:rsidRDefault="00DD3536" w:rsidP="00184DDD">
      <w:pPr>
        <w:rPr>
          <w:b/>
          <w:bCs/>
        </w:rPr>
      </w:pPr>
    </w:p>
    <w:p w14:paraId="72F805DF" w14:textId="77777777" w:rsidR="00DD3536" w:rsidRDefault="00DD3536" w:rsidP="00184DDD">
      <w:pPr>
        <w:rPr>
          <w:b/>
          <w:bCs/>
        </w:rPr>
      </w:pPr>
    </w:p>
    <w:p w14:paraId="771BFFEF" w14:textId="77777777" w:rsidR="00DD3536" w:rsidRDefault="00DD3536" w:rsidP="00184DDD">
      <w:pPr>
        <w:rPr>
          <w:b/>
          <w:bCs/>
        </w:rPr>
      </w:pPr>
    </w:p>
    <w:p w14:paraId="2D7B11F1" w14:textId="77777777" w:rsidR="00DD3536" w:rsidRDefault="00DD3536" w:rsidP="00184DDD">
      <w:pPr>
        <w:rPr>
          <w:b/>
          <w:bCs/>
        </w:rPr>
      </w:pPr>
    </w:p>
    <w:p w14:paraId="7F109544" w14:textId="77777777" w:rsidR="00DD3536" w:rsidRDefault="00DD3536" w:rsidP="00184DDD">
      <w:pPr>
        <w:rPr>
          <w:b/>
          <w:bCs/>
        </w:rPr>
      </w:pPr>
    </w:p>
    <w:p w14:paraId="10B96358" w14:textId="77777777" w:rsidR="00DD3536" w:rsidRDefault="00DD3536" w:rsidP="00184DDD">
      <w:pPr>
        <w:rPr>
          <w:b/>
          <w:bCs/>
        </w:rPr>
      </w:pPr>
    </w:p>
    <w:p w14:paraId="29A62486" w14:textId="77777777" w:rsidR="00DD3536" w:rsidRDefault="00DD3536" w:rsidP="00184DDD">
      <w:pPr>
        <w:rPr>
          <w:b/>
          <w:bCs/>
        </w:rPr>
      </w:pPr>
    </w:p>
    <w:p w14:paraId="10EA6012" w14:textId="77777777" w:rsidR="00DD3536" w:rsidRDefault="00DD3536" w:rsidP="00184DDD">
      <w:pPr>
        <w:rPr>
          <w:b/>
          <w:bCs/>
        </w:rPr>
      </w:pPr>
    </w:p>
    <w:p w14:paraId="29E576AB" w14:textId="77777777" w:rsidR="00DD3536" w:rsidRDefault="00DD3536" w:rsidP="00184DDD">
      <w:pPr>
        <w:rPr>
          <w:b/>
          <w:bCs/>
        </w:rPr>
      </w:pPr>
    </w:p>
    <w:p w14:paraId="051BAD89" w14:textId="77777777" w:rsidR="00DD3536" w:rsidRDefault="00DD3536" w:rsidP="00184DDD">
      <w:pPr>
        <w:rPr>
          <w:b/>
          <w:bCs/>
        </w:rPr>
      </w:pPr>
    </w:p>
    <w:p w14:paraId="68BAADEE" w14:textId="77777777" w:rsidR="00DD3536" w:rsidRDefault="00DD3536" w:rsidP="00184DDD">
      <w:pPr>
        <w:rPr>
          <w:b/>
          <w:bCs/>
        </w:rPr>
      </w:pPr>
    </w:p>
    <w:p w14:paraId="4F3EFD46" w14:textId="77777777" w:rsidR="00DD3536" w:rsidRDefault="00DD3536" w:rsidP="00184DDD">
      <w:pPr>
        <w:rPr>
          <w:b/>
          <w:bCs/>
        </w:rPr>
      </w:pPr>
    </w:p>
    <w:p w14:paraId="64F311A9" w14:textId="77777777" w:rsidR="00DD3536" w:rsidRDefault="00DD3536" w:rsidP="00184DDD">
      <w:pPr>
        <w:rPr>
          <w:b/>
          <w:bCs/>
        </w:rPr>
      </w:pPr>
    </w:p>
    <w:p w14:paraId="0A54C6F6" w14:textId="77777777" w:rsidR="00DD3536" w:rsidRDefault="00DD3536" w:rsidP="00184DDD">
      <w:pPr>
        <w:rPr>
          <w:b/>
          <w:bCs/>
        </w:rPr>
      </w:pPr>
    </w:p>
    <w:p w14:paraId="441B1857" w14:textId="77777777" w:rsidR="00DD3536" w:rsidRDefault="00DD3536" w:rsidP="00184DDD">
      <w:pPr>
        <w:rPr>
          <w:b/>
          <w:bCs/>
        </w:rPr>
      </w:pPr>
    </w:p>
    <w:p w14:paraId="2C27023E" w14:textId="77777777" w:rsidR="00DD3536" w:rsidRDefault="00DD3536" w:rsidP="00184DDD">
      <w:pPr>
        <w:rPr>
          <w:b/>
          <w:bCs/>
        </w:rPr>
      </w:pPr>
    </w:p>
    <w:p w14:paraId="3116E1C5" w14:textId="77777777" w:rsidR="00DD3536" w:rsidRDefault="00DD3536" w:rsidP="00184DDD">
      <w:pPr>
        <w:rPr>
          <w:b/>
          <w:bCs/>
        </w:rPr>
      </w:pPr>
    </w:p>
    <w:p w14:paraId="0D75C415" w14:textId="77777777" w:rsidR="00DD3536" w:rsidRDefault="00DD3536" w:rsidP="00184DDD">
      <w:pPr>
        <w:rPr>
          <w:b/>
          <w:bCs/>
        </w:rPr>
      </w:pPr>
    </w:p>
    <w:p w14:paraId="0B613D65" w14:textId="77777777" w:rsidR="00DD3536" w:rsidRDefault="00DD3536" w:rsidP="00184DDD">
      <w:pPr>
        <w:rPr>
          <w:b/>
          <w:bCs/>
        </w:rPr>
      </w:pPr>
    </w:p>
    <w:p w14:paraId="61FF96E3" w14:textId="225B6AEB" w:rsidR="00184DDD" w:rsidRDefault="008304DC" w:rsidP="00C930E9">
      <w:pPr>
        <w:pStyle w:val="Heading1"/>
      </w:pPr>
      <w:bookmarkStart w:id="0" w:name="_Toc133570122"/>
      <w:r>
        <w:t xml:space="preserve">Section 1 - </w:t>
      </w:r>
      <w:r w:rsidR="00184DDD">
        <w:t>Introduction</w:t>
      </w:r>
      <w:bookmarkEnd w:id="0"/>
    </w:p>
    <w:p w14:paraId="254C5BEE" w14:textId="1A6677ED" w:rsidR="00184DDD" w:rsidRDefault="00184DDD" w:rsidP="00184DDD">
      <w:pPr>
        <w:rPr>
          <w:shd w:val="clear" w:color="auto" w:fill="FFFFFF"/>
        </w:rPr>
      </w:pPr>
      <w:r>
        <w:t xml:space="preserve">Community </w:t>
      </w:r>
      <w:r w:rsidR="00F268D3">
        <w:t>B</w:t>
      </w:r>
      <w:r>
        <w:t xml:space="preserve">ridges </w:t>
      </w:r>
      <w:r w:rsidR="00F268D3">
        <w:t>T</w:t>
      </w:r>
      <w:r>
        <w:t xml:space="preserve">rust </w:t>
      </w:r>
      <w:r w:rsidRPr="1B982B24">
        <w:rPr>
          <w:shd w:val="clear" w:color="auto" w:fill="FFFFFF"/>
        </w:rPr>
        <w:t xml:space="preserve">is a small charity based in the centre of Nottingham that serves the meadows and Clifton communities to provide better local services and facilities. Many people use the </w:t>
      </w:r>
      <w:r w:rsidR="002C11EB">
        <w:rPr>
          <w:shd w:val="clear" w:color="auto" w:fill="FFFFFF"/>
        </w:rPr>
        <w:t>C</w:t>
      </w:r>
      <w:r w:rsidRPr="1B982B24">
        <w:rPr>
          <w:shd w:val="clear" w:color="auto" w:fill="FFFFFF"/>
        </w:rPr>
        <w:t xml:space="preserve">ommunity </w:t>
      </w:r>
      <w:r w:rsidR="002C11EB">
        <w:rPr>
          <w:shd w:val="clear" w:color="auto" w:fill="FFFFFF"/>
        </w:rPr>
        <w:t>T</w:t>
      </w:r>
      <w:r w:rsidRPr="1B982B24">
        <w:rPr>
          <w:shd w:val="clear" w:color="auto" w:fill="FFFFFF"/>
        </w:rPr>
        <w:t xml:space="preserve">rust website to access their services however, the current website is very poorly designed, making it difficult to navigate. Hence, community bridge trust has given our group the task of recreating their current website. </w:t>
      </w:r>
    </w:p>
    <w:p w14:paraId="19E066B9" w14:textId="1062ACE4" w:rsidR="0161303C" w:rsidRDefault="0161303C" w:rsidP="1B982B24">
      <w:pPr>
        <w:rPr>
          <w:rFonts w:eastAsiaTheme="minorEastAsia"/>
          <w:color w:val="222222"/>
        </w:rPr>
      </w:pPr>
      <w:r w:rsidRPr="1B982B24">
        <w:rPr>
          <w:rFonts w:eastAsiaTheme="minorEastAsia"/>
        </w:rPr>
        <w:t>Studies suggest it takes user</w:t>
      </w:r>
      <w:r w:rsidR="73ECCD9B" w:rsidRPr="1B982B24">
        <w:rPr>
          <w:rFonts w:eastAsiaTheme="minorEastAsia"/>
        </w:rPr>
        <w:t>s</w:t>
      </w:r>
      <w:r w:rsidRPr="1B982B24">
        <w:rPr>
          <w:rFonts w:eastAsiaTheme="minorEastAsia"/>
        </w:rPr>
        <w:t xml:space="preserve"> 50 milliseconds to judge a website</w:t>
      </w:r>
      <w:r w:rsidR="512F7FA7" w:rsidRPr="1B982B24">
        <w:rPr>
          <w:rFonts w:eastAsiaTheme="minorEastAsia"/>
        </w:rPr>
        <w:t xml:space="preserve"> (</w:t>
      </w:r>
      <w:r w:rsidR="512F7FA7" w:rsidRPr="1B982B24">
        <w:rPr>
          <w:rFonts w:eastAsiaTheme="minorEastAsia"/>
          <w:color w:val="222222"/>
        </w:rPr>
        <w:t>Lindgaard, G., Fernandes, G., Dudek, C. and Brown, J., 2006)</w:t>
      </w:r>
      <w:r w:rsidR="11B14ADC" w:rsidRPr="1B982B24">
        <w:rPr>
          <w:rFonts w:eastAsiaTheme="minorEastAsia"/>
          <w:color w:val="222222"/>
        </w:rPr>
        <w:t>.</w:t>
      </w:r>
      <w:r w:rsidR="65F7B664" w:rsidRPr="1B982B24">
        <w:rPr>
          <w:rFonts w:eastAsiaTheme="minorEastAsia"/>
          <w:color w:val="222222"/>
        </w:rPr>
        <w:t xml:space="preserve"> Moreover, good website design has been shown to increase user satisfaction, trust and</w:t>
      </w:r>
      <w:r w:rsidR="519323A3" w:rsidRPr="1B982B24">
        <w:rPr>
          <w:rFonts w:eastAsiaTheme="minorEastAsia"/>
          <w:color w:val="222222"/>
        </w:rPr>
        <w:t xml:space="preserve"> engagement</w:t>
      </w:r>
      <w:r w:rsidR="216233D7" w:rsidRPr="1B982B24">
        <w:rPr>
          <w:rFonts w:eastAsiaTheme="minorEastAsia"/>
          <w:color w:val="222222"/>
        </w:rPr>
        <w:t xml:space="preserve"> (</w:t>
      </w:r>
      <w:r w:rsidR="216233D7" w:rsidRPr="1B982B24">
        <w:rPr>
          <w:rFonts w:eastAsiaTheme="minorEastAsia"/>
        </w:rPr>
        <w:t>Bouchard, M., Taylor, N., &amp; Dhillon, G.,</w:t>
      </w:r>
      <w:r w:rsidR="4B1458BF" w:rsidRPr="1B982B24">
        <w:rPr>
          <w:rFonts w:eastAsiaTheme="minorEastAsia"/>
        </w:rPr>
        <w:t xml:space="preserve"> </w:t>
      </w:r>
      <w:r w:rsidR="216233D7" w:rsidRPr="1B982B24">
        <w:rPr>
          <w:rFonts w:eastAsiaTheme="minorEastAsia"/>
        </w:rPr>
        <w:t>2018)</w:t>
      </w:r>
      <w:r w:rsidR="6F06494B" w:rsidRPr="1B982B24">
        <w:rPr>
          <w:rFonts w:eastAsiaTheme="minorEastAsia"/>
          <w:color w:val="222222"/>
        </w:rPr>
        <w:t>.</w:t>
      </w:r>
      <w:r w:rsidR="040278E5" w:rsidRPr="1B982B24">
        <w:rPr>
          <w:rFonts w:eastAsiaTheme="minorEastAsia"/>
          <w:color w:val="222222"/>
        </w:rPr>
        <w:t xml:space="preserve"> </w:t>
      </w:r>
      <w:r w:rsidR="11B14ADC" w:rsidRPr="1B982B24">
        <w:rPr>
          <w:rFonts w:eastAsiaTheme="minorEastAsia"/>
          <w:color w:val="222222"/>
        </w:rPr>
        <w:t xml:space="preserve">Hence it is very important to have good </w:t>
      </w:r>
      <w:r w:rsidR="24C37F92" w:rsidRPr="1B982B24">
        <w:rPr>
          <w:rFonts w:eastAsiaTheme="minorEastAsia"/>
          <w:color w:val="222222"/>
        </w:rPr>
        <w:t xml:space="preserve">a </w:t>
      </w:r>
      <w:r w:rsidR="11B14ADC" w:rsidRPr="1B982B24">
        <w:rPr>
          <w:rFonts w:eastAsiaTheme="minorEastAsia"/>
          <w:color w:val="222222"/>
        </w:rPr>
        <w:t xml:space="preserve">website design. This </w:t>
      </w:r>
      <w:r w:rsidR="2B923A25" w:rsidRPr="1B982B24">
        <w:rPr>
          <w:rFonts w:eastAsiaTheme="minorEastAsia"/>
          <w:color w:val="222222"/>
        </w:rPr>
        <w:t xml:space="preserve">allows for more use of the website. As a result, </w:t>
      </w:r>
      <w:r w:rsidR="44C5F6DB" w:rsidRPr="1B982B24">
        <w:rPr>
          <w:rFonts w:eastAsiaTheme="minorEastAsia"/>
          <w:color w:val="222222"/>
        </w:rPr>
        <w:t>fewer</w:t>
      </w:r>
      <w:r w:rsidR="2B923A25" w:rsidRPr="1B982B24">
        <w:rPr>
          <w:rFonts w:eastAsiaTheme="minorEastAsia"/>
          <w:color w:val="222222"/>
        </w:rPr>
        <w:t xml:space="preserve"> email</w:t>
      </w:r>
      <w:r w:rsidR="4580BE6A" w:rsidRPr="1B982B24">
        <w:rPr>
          <w:rFonts w:eastAsiaTheme="minorEastAsia"/>
          <w:color w:val="222222"/>
        </w:rPr>
        <w:t>s</w:t>
      </w:r>
      <w:r w:rsidR="2B923A25" w:rsidRPr="1B982B24">
        <w:rPr>
          <w:rFonts w:eastAsiaTheme="minorEastAsia"/>
          <w:color w:val="222222"/>
        </w:rPr>
        <w:t>, phone calls etc to the community bridges trust. Furthermore, this will allow the tr</w:t>
      </w:r>
      <w:r w:rsidR="407AFF08" w:rsidRPr="1B982B24">
        <w:rPr>
          <w:rFonts w:eastAsiaTheme="minorEastAsia"/>
          <w:color w:val="222222"/>
        </w:rPr>
        <w:t>ust to roll out information faster as more people will be using the website.</w:t>
      </w:r>
    </w:p>
    <w:p w14:paraId="7D6F8EA7" w14:textId="5BE4BAB5" w:rsidR="00184DDD" w:rsidRDefault="00184DDD" w:rsidP="00184DDD">
      <w:r w:rsidRPr="1EB92394">
        <w:rPr>
          <w:shd w:val="clear" w:color="auto" w:fill="FFFFFF"/>
        </w:rPr>
        <w:t xml:space="preserve">There are several factors that contribute to </w:t>
      </w:r>
      <w:r w:rsidR="1D2B1358" w:rsidRPr="1EB92394">
        <w:rPr>
          <w:shd w:val="clear" w:color="auto" w:fill="FFFFFF"/>
        </w:rPr>
        <w:t>reliable website</w:t>
      </w:r>
      <w:r w:rsidRPr="1EB92394">
        <w:rPr>
          <w:shd w:val="clear" w:color="auto" w:fill="FFFFFF"/>
        </w:rPr>
        <w:t xml:space="preserve"> design. For example, consistency, functionality, colours, simplicity, optimised usability, and responsiveness. However, the main factors include responsiveness, optimised usability, and functionality. Firstly, responsiveness aims to make web pages render well on various devices and windows. This enables a user to use the website on various devices and allows the website to still be user-friendly. Secondly, usability, which describes </w:t>
      </w:r>
      <w:r w:rsidR="3213D83B" w:rsidRPr="1EB92394">
        <w:rPr>
          <w:shd w:val="clear" w:color="auto" w:fill="FFFFFF"/>
        </w:rPr>
        <w:t>the ease of use. Good websites must have a user-friendly design and be accessible to the people who are using them. Finally, functionality, this</w:t>
      </w:r>
      <w:r w:rsidR="50519274" w:rsidRPr="1EB92394">
        <w:rPr>
          <w:shd w:val="clear" w:color="auto" w:fill="FFFFFF"/>
        </w:rPr>
        <w:t xml:space="preserve"> is </w:t>
      </w:r>
      <w:r w:rsidRPr="5463A271">
        <w:rPr>
          <w:rStyle w:val="Emphasis"/>
          <w:i w:val="0"/>
          <w:iCs w:val="0"/>
          <w:shd w:val="clear" w:color="auto" w:fill="FFFFFF"/>
        </w:rPr>
        <w:t xml:space="preserve">what your website can do and how it works. Do the buttons that show you the correct information? Is it easy to navigate? Etc. </w:t>
      </w:r>
    </w:p>
    <w:p w14:paraId="3BC08AAA" w14:textId="77777777" w:rsidR="00184DDD" w:rsidRDefault="00184DDD" w:rsidP="00184DDD">
      <w:r>
        <w:t>The community bridges trust’s website has various flaws. Firstly, it is not responsive.  When viewed on a mobile device, much of the text is off the screen. When the navbar is opened the part of the option’s name is off the screen. The footer is too congested. Some pages of the site are more responsive than others. Secondly, the navbar is too congested. There are too many options on the navbar. This makes it difficult for a user to find what they are looking for. Furthermore, the social media icons are repeated in both the header and footer, this is redundant, only one part should contain these details.</w:t>
      </w:r>
    </w:p>
    <w:p w14:paraId="19AC57FF" w14:textId="37785EB4" w:rsidR="5777E801" w:rsidRDefault="5777E801" w:rsidP="5777E801"/>
    <w:p w14:paraId="6494681C" w14:textId="7C81A778" w:rsidR="00184DDD" w:rsidRDefault="009E5C3D" w:rsidP="00C930E9">
      <w:pPr>
        <w:pStyle w:val="Heading2"/>
      </w:pPr>
      <w:bookmarkStart w:id="1" w:name="_Toc133570123"/>
      <w:r>
        <w:t xml:space="preserve">1.1 - </w:t>
      </w:r>
      <w:r w:rsidR="00184DDD">
        <w:t>Aims</w:t>
      </w:r>
      <w:bookmarkEnd w:id="1"/>
    </w:p>
    <w:p w14:paraId="2C6AD789" w14:textId="55F75911" w:rsidR="00184DDD" w:rsidRDefault="00184DDD" w:rsidP="00184DDD">
      <w:r>
        <w:t>The main aim of this project is to create and design the new Community Bridges Trust website. This should provide all the Community Bridges Trust’s current services, however, be more user-friendly on a wide range of devices. Furthermore, we must make training materials for the Community bridges employees. These learning materials will provide information on easily updating and navigating the website.</w:t>
      </w:r>
    </w:p>
    <w:p w14:paraId="48C7DA65" w14:textId="2DC471A1" w:rsidR="5777E801" w:rsidRDefault="5777E801" w:rsidP="5777E801"/>
    <w:p w14:paraId="5444E403" w14:textId="22DB3182" w:rsidR="00D02BE0" w:rsidRPr="00D02BE0" w:rsidRDefault="009E5C3D" w:rsidP="00D02BE0">
      <w:pPr>
        <w:pStyle w:val="Heading2"/>
      </w:pPr>
      <w:bookmarkStart w:id="2" w:name="_Toc133570124"/>
      <w:r>
        <w:t xml:space="preserve">1.2 </w:t>
      </w:r>
      <w:r w:rsidR="00D02BE0">
        <w:t>–</w:t>
      </w:r>
      <w:r>
        <w:t xml:space="preserve"> </w:t>
      </w:r>
      <w:r w:rsidR="00184DDD">
        <w:t>Objectives</w:t>
      </w:r>
      <w:bookmarkEnd w:id="2"/>
    </w:p>
    <w:p w14:paraId="243639B9" w14:textId="215609E0" w:rsidR="64066F16" w:rsidRDefault="64066F16">
      <w:r>
        <w:t>The following list of objectives has been created and applied to the project to ensure it meets the Community Bridges Trust’s needs.</w:t>
      </w:r>
    </w:p>
    <w:p w14:paraId="14E5A5CC" w14:textId="5E6B6148" w:rsidR="3270B0D6" w:rsidRDefault="3270B0D6" w:rsidP="3A952233">
      <w:pPr>
        <w:pStyle w:val="ListParagraph"/>
        <w:numPr>
          <w:ilvl w:val="0"/>
          <w:numId w:val="21"/>
        </w:numPr>
      </w:pPr>
      <w:r>
        <w:t xml:space="preserve">The navigation bar </w:t>
      </w:r>
      <w:r w:rsidR="3DB87796">
        <w:t>needs to be simplified. As of right now it is too congested</w:t>
      </w:r>
      <w:r w:rsidR="7C5D5CC7">
        <w:t xml:space="preserve">. </w:t>
      </w:r>
      <w:r w:rsidR="3DB87796">
        <w:t xml:space="preserve"> </w:t>
      </w:r>
    </w:p>
    <w:p w14:paraId="27A9BB2D" w14:textId="516A02BB" w:rsidR="02C3F32C" w:rsidRDefault="02C3F32C" w:rsidP="3A952233">
      <w:pPr>
        <w:pStyle w:val="ListParagraph"/>
        <w:numPr>
          <w:ilvl w:val="0"/>
          <w:numId w:val="21"/>
        </w:numPr>
      </w:pPr>
      <w:r>
        <w:t>The design of the website needs to be user-friendly.</w:t>
      </w:r>
    </w:p>
    <w:p w14:paraId="68D8ED4C" w14:textId="1482C471" w:rsidR="7E861E32" w:rsidRDefault="7E861E32" w:rsidP="3A952233">
      <w:pPr>
        <w:pStyle w:val="ListParagraph"/>
        <w:numPr>
          <w:ilvl w:val="0"/>
          <w:numId w:val="21"/>
        </w:numPr>
      </w:pPr>
      <w:r>
        <w:t>The design must be professional and attractive to the user.</w:t>
      </w:r>
    </w:p>
    <w:p w14:paraId="5A4B502C" w14:textId="58D301FA" w:rsidR="02C3F32C" w:rsidRDefault="02C3F32C" w:rsidP="3A952233">
      <w:pPr>
        <w:pStyle w:val="ListParagraph"/>
        <w:numPr>
          <w:ilvl w:val="0"/>
          <w:numId w:val="21"/>
        </w:numPr>
      </w:pPr>
      <w:r>
        <w:t xml:space="preserve">Information on the website needs to be easily </w:t>
      </w:r>
      <w:r w:rsidR="34BB4272">
        <w:t>findable.</w:t>
      </w:r>
    </w:p>
    <w:p w14:paraId="43CF0D45" w14:textId="2E929E0F" w:rsidR="7215E222" w:rsidRDefault="7215E222" w:rsidP="3A952233">
      <w:pPr>
        <w:pStyle w:val="ListParagraph"/>
        <w:numPr>
          <w:ilvl w:val="0"/>
          <w:numId w:val="21"/>
        </w:numPr>
      </w:pPr>
      <w:r>
        <w:t>The w</w:t>
      </w:r>
      <w:r w:rsidR="34BB4272">
        <w:t xml:space="preserve">ebsite must be accessible. </w:t>
      </w:r>
      <w:r w:rsidR="67C90B87">
        <w:t>E.g.,</w:t>
      </w:r>
      <w:r w:rsidR="09B2BDC9">
        <w:t xml:space="preserve"> not </w:t>
      </w:r>
      <w:r w:rsidR="310ECE2F">
        <w:t xml:space="preserve">using </w:t>
      </w:r>
      <w:r w:rsidR="09B2BDC9">
        <w:t>colour</w:t>
      </w:r>
      <w:r w:rsidR="478EACDE">
        <w:t>s</w:t>
      </w:r>
      <w:r w:rsidR="09B2BDC9">
        <w:t xml:space="preserve"> that would be difficult </w:t>
      </w:r>
      <w:r w:rsidR="72C6610B">
        <w:t>for blind people to see</w:t>
      </w:r>
      <w:r w:rsidR="586B4AEA">
        <w:t>.</w:t>
      </w:r>
    </w:p>
    <w:p w14:paraId="72532848" w14:textId="1ECA7746" w:rsidR="34BB4272" w:rsidRDefault="34BB4272" w:rsidP="3A952233">
      <w:pPr>
        <w:pStyle w:val="ListParagraph"/>
        <w:numPr>
          <w:ilvl w:val="0"/>
          <w:numId w:val="21"/>
        </w:numPr>
      </w:pPr>
      <w:r>
        <w:t xml:space="preserve">The footer must be </w:t>
      </w:r>
      <w:r w:rsidR="40AC5452">
        <w:t>cleaned up.</w:t>
      </w:r>
    </w:p>
    <w:p w14:paraId="31A8E8BF" w14:textId="116AD1B1" w:rsidR="7BD175BB" w:rsidRDefault="7BD175BB" w:rsidP="3A952233">
      <w:pPr>
        <w:pStyle w:val="ListParagraph"/>
        <w:numPr>
          <w:ilvl w:val="0"/>
          <w:numId w:val="21"/>
        </w:numPr>
      </w:pPr>
      <w:r>
        <w:t>The website must be responsive. The website must be usable on mobiles and tablets.</w:t>
      </w:r>
    </w:p>
    <w:p w14:paraId="1DC6CB79" w14:textId="24AB2749" w:rsidR="6BB1E851" w:rsidRDefault="6BB1E851" w:rsidP="3A952233">
      <w:pPr>
        <w:pStyle w:val="ListParagraph"/>
        <w:numPr>
          <w:ilvl w:val="0"/>
          <w:numId w:val="21"/>
        </w:numPr>
      </w:pPr>
      <w:r>
        <w:t>The donation page should be easily findable.</w:t>
      </w:r>
    </w:p>
    <w:p w14:paraId="4EBC9C54" w14:textId="301DA493" w:rsidR="6BB1E851" w:rsidRDefault="6BB1E851" w:rsidP="3A952233">
      <w:pPr>
        <w:pStyle w:val="ListParagraph"/>
        <w:numPr>
          <w:ilvl w:val="0"/>
          <w:numId w:val="21"/>
        </w:numPr>
      </w:pPr>
      <w:r>
        <w:t>All information must be up to date and correct</w:t>
      </w:r>
      <w:r w:rsidR="00834DF0">
        <w:t>.</w:t>
      </w:r>
    </w:p>
    <w:p w14:paraId="3B4E7BA6" w14:textId="75271980" w:rsidR="6BB1E851" w:rsidRDefault="6BB1E851" w:rsidP="3A952233">
      <w:pPr>
        <w:pStyle w:val="ListParagraph"/>
        <w:numPr>
          <w:ilvl w:val="0"/>
          <w:numId w:val="21"/>
        </w:numPr>
      </w:pPr>
      <w:r>
        <w:t>All clickable text/icons must go to the desired place.</w:t>
      </w:r>
    </w:p>
    <w:p w14:paraId="3EC28812" w14:textId="3E4C1FCB" w:rsidR="6BB1E851" w:rsidRDefault="6BB1E851" w:rsidP="3A952233">
      <w:pPr>
        <w:pStyle w:val="ListParagraph"/>
        <w:numPr>
          <w:ilvl w:val="0"/>
          <w:numId w:val="21"/>
        </w:numPr>
      </w:pPr>
      <w:r>
        <w:t>The website must be easily editable so the Community Bridges Trust can update it.</w:t>
      </w:r>
    </w:p>
    <w:p w14:paraId="63C8287D" w14:textId="487041C3" w:rsidR="6BB1E851" w:rsidRDefault="6BB1E851" w:rsidP="1EB92394">
      <w:pPr>
        <w:pStyle w:val="ListParagraph"/>
        <w:numPr>
          <w:ilvl w:val="0"/>
          <w:numId w:val="21"/>
        </w:numPr>
      </w:pPr>
      <w:r>
        <w:t>Must be training documents to teach the Community Bridges trust how to navigate and use the website.</w:t>
      </w:r>
    </w:p>
    <w:p w14:paraId="5FEF0FF1" w14:textId="01E57630" w:rsidR="38733E41" w:rsidRDefault="38733E41" w:rsidP="1EB92394">
      <w:r>
        <w:t xml:space="preserve">If we complete all these </w:t>
      </w:r>
      <w:r w:rsidR="1A8316D5">
        <w:t>objectives,</w:t>
      </w:r>
      <w:r>
        <w:t xml:space="preserve"> we will have achieved a very </w:t>
      </w:r>
      <w:r w:rsidR="50A33C90">
        <w:t>well-made</w:t>
      </w:r>
      <w:r>
        <w:t xml:space="preserve"> website. T</w:t>
      </w:r>
      <w:r w:rsidR="28811332">
        <w:t>his will allow users of the website to find the information they need quickly and efficiently. This will satisfy the Community Bridges Trust’s needs.</w:t>
      </w:r>
    </w:p>
    <w:p w14:paraId="03285B02" w14:textId="33288037" w:rsidR="5777E801" w:rsidRDefault="5777E801" w:rsidP="5777E801"/>
    <w:p w14:paraId="1C035C46" w14:textId="3B492FD1" w:rsidR="009E5C3D" w:rsidRDefault="009E5C3D" w:rsidP="00D02BE0">
      <w:pPr>
        <w:pStyle w:val="Heading1"/>
      </w:pPr>
      <w:bookmarkStart w:id="3" w:name="_Toc133570125"/>
      <w:r>
        <w:t>Section 2 – Survey of Existing Solutions</w:t>
      </w:r>
      <w:bookmarkEnd w:id="3"/>
    </w:p>
    <w:p w14:paraId="73A22296" w14:textId="7340AD72" w:rsidR="004C3CA8" w:rsidRDefault="004C3CA8" w:rsidP="00D02BE0">
      <w:pPr>
        <w:pStyle w:val="Heading2"/>
      </w:pPr>
    </w:p>
    <w:p w14:paraId="0B1974B4" w14:textId="40ECEDCD" w:rsidR="004C3CA8" w:rsidRDefault="004C3CA8" w:rsidP="1EB92394">
      <w:pPr>
        <w:pStyle w:val="Heading2"/>
      </w:pPr>
      <w:bookmarkStart w:id="4" w:name="_Toc133570126"/>
      <w:r>
        <w:t>2.1 Current Products</w:t>
      </w:r>
      <w:bookmarkEnd w:id="4"/>
    </w:p>
    <w:p w14:paraId="1900B4EE" w14:textId="3D0A8E1B" w:rsidR="102CBC6C" w:rsidRDefault="102CBC6C" w:rsidP="2D319369">
      <w:r>
        <w:t>There are many other charity</w:t>
      </w:r>
      <w:r w:rsidR="3F4E3F38">
        <w:t xml:space="preserve"> </w:t>
      </w:r>
      <w:r>
        <w:t>websites that we can learn from. For example, Macmillian which is</w:t>
      </w:r>
      <w:r w:rsidR="6C44C745">
        <w:t xml:space="preserve"> a</w:t>
      </w:r>
      <w:r>
        <w:t xml:space="preserve"> </w:t>
      </w:r>
      <w:r w:rsidR="00A95A07">
        <w:t>cancer support charity or Mind</w:t>
      </w:r>
      <w:r w:rsidR="39969E6A">
        <w:t>,</w:t>
      </w:r>
      <w:r w:rsidR="00A95A07">
        <w:t xml:space="preserve"> which is a mental health charity.</w:t>
      </w:r>
      <w:r w:rsidR="00875214">
        <w:t xml:space="preserve"> Furthermore, through </w:t>
      </w:r>
      <w:r w:rsidR="38C4FB35">
        <w:t>consultation</w:t>
      </w:r>
      <w:r w:rsidR="00875214">
        <w:t xml:space="preserve"> with the </w:t>
      </w:r>
      <w:r w:rsidR="2F99F716">
        <w:t>community bridges trust</w:t>
      </w:r>
      <w:r w:rsidR="71034A02">
        <w:t xml:space="preserve"> they have advi</w:t>
      </w:r>
      <w:r w:rsidR="14DD060F">
        <w:t>s</w:t>
      </w:r>
      <w:r w:rsidR="71034A02">
        <w:t>ed us to use www.perfectchoice.uk</w:t>
      </w:r>
      <w:r w:rsidR="15613831">
        <w:t>.com</w:t>
      </w:r>
      <w:r w:rsidR="71034A02">
        <w:t xml:space="preserve"> as a reference for good website practices.</w:t>
      </w:r>
      <w:r w:rsidR="65AD4A28">
        <w:t xml:space="preserve"> As a result, we will be looking </w:t>
      </w:r>
      <w:r w:rsidR="4D9F86FE">
        <w:t xml:space="preserve">at </w:t>
      </w:r>
      <w:r w:rsidR="65AD4A28">
        <w:t>and taking these design features and good practises.</w:t>
      </w:r>
    </w:p>
    <w:p w14:paraId="7E7557FF" w14:textId="345908E6" w:rsidR="2D319369" w:rsidRDefault="2D319369" w:rsidP="2D319369"/>
    <w:p w14:paraId="40C11275" w14:textId="684F01D3" w:rsidR="2391D15E" w:rsidRDefault="00000000" w:rsidP="1EB92394">
      <w:hyperlink r:id="rId11">
        <w:r w:rsidR="2391D15E" w:rsidRPr="2D319369">
          <w:rPr>
            <w:rStyle w:val="Hyperlink"/>
          </w:rPr>
          <w:t>https://www.perfectchoice.uk.com/</w:t>
        </w:r>
      </w:hyperlink>
    </w:p>
    <w:tbl>
      <w:tblPr>
        <w:tblStyle w:val="TableGrid"/>
        <w:tblW w:w="0" w:type="auto"/>
        <w:tblLayout w:type="fixed"/>
        <w:tblLook w:val="06A0" w:firstRow="1" w:lastRow="0" w:firstColumn="1" w:lastColumn="0" w:noHBand="1" w:noVBand="1"/>
      </w:tblPr>
      <w:tblGrid>
        <w:gridCol w:w="1245"/>
        <w:gridCol w:w="2805"/>
        <w:gridCol w:w="2445"/>
        <w:gridCol w:w="2520"/>
      </w:tblGrid>
      <w:tr w:rsidR="2D319369" w14:paraId="2233B43F" w14:textId="77777777" w:rsidTr="5777E801">
        <w:trPr>
          <w:trHeight w:val="300"/>
        </w:trPr>
        <w:tc>
          <w:tcPr>
            <w:tcW w:w="1245" w:type="dxa"/>
          </w:tcPr>
          <w:p w14:paraId="19C94851" w14:textId="7D802EF2" w:rsidR="44179E53" w:rsidRDefault="44179E53" w:rsidP="2D319369">
            <w:pPr>
              <w:rPr>
                <w:b/>
                <w:bCs/>
              </w:rPr>
            </w:pPr>
            <w:r w:rsidRPr="2D319369">
              <w:rPr>
                <w:b/>
                <w:bCs/>
              </w:rPr>
              <w:t>Name</w:t>
            </w:r>
          </w:p>
        </w:tc>
        <w:tc>
          <w:tcPr>
            <w:tcW w:w="2805" w:type="dxa"/>
          </w:tcPr>
          <w:p w14:paraId="438C7D13" w14:textId="2E46CFC4" w:rsidR="44179E53" w:rsidRDefault="44179E53" w:rsidP="2D319369">
            <w:pPr>
              <w:rPr>
                <w:b/>
                <w:bCs/>
              </w:rPr>
            </w:pPr>
            <w:r w:rsidRPr="2D319369">
              <w:rPr>
                <w:b/>
                <w:bCs/>
              </w:rPr>
              <w:t>Features</w:t>
            </w:r>
          </w:p>
        </w:tc>
        <w:tc>
          <w:tcPr>
            <w:tcW w:w="2445" w:type="dxa"/>
          </w:tcPr>
          <w:p w14:paraId="633A0087" w14:textId="51DB127D" w:rsidR="44179E53" w:rsidRDefault="44179E53" w:rsidP="2D319369">
            <w:pPr>
              <w:rPr>
                <w:b/>
                <w:bCs/>
              </w:rPr>
            </w:pPr>
            <w:r w:rsidRPr="2D319369">
              <w:rPr>
                <w:b/>
                <w:bCs/>
              </w:rPr>
              <w:t>Strengths</w:t>
            </w:r>
          </w:p>
        </w:tc>
        <w:tc>
          <w:tcPr>
            <w:tcW w:w="2520" w:type="dxa"/>
          </w:tcPr>
          <w:p w14:paraId="2A04E365" w14:textId="720F2D9A" w:rsidR="44179E53" w:rsidRDefault="44179E53" w:rsidP="2D319369">
            <w:pPr>
              <w:rPr>
                <w:b/>
                <w:bCs/>
              </w:rPr>
            </w:pPr>
            <w:r w:rsidRPr="2D319369">
              <w:rPr>
                <w:b/>
                <w:bCs/>
              </w:rPr>
              <w:t>Weaknesses</w:t>
            </w:r>
          </w:p>
        </w:tc>
      </w:tr>
      <w:tr w:rsidR="2D319369" w14:paraId="4AA2B20A" w14:textId="77777777" w:rsidTr="5777E801">
        <w:trPr>
          <w:trHeight w:val="300"/>
        </w:trPr>
        <w:tc>
          <w:tcPr>
            <w:tcW w:w="1245" w:type="dxa"/>
          </w:tcPr>
          <w:p w14:paraId="54EB28C1" w14:textId="44A80F52" w:rsidR="4FE39735" w:rsidRDefault="4FE39735" w:rsidP="2D319369">
            <w:r>
              <w:t>Perfect choice</w:t>
            </w:r>
          </w:p>
        </w:tc>
        <w:tc>
          <w:tcPr>
            <w:tcW w:w="2805" w:type="dxa"/>
          </w:tcPr>
          <w:p w14:paraId="7064A3E0" w14:textId="5FBBED78" w:rsidR="2D319369" w:rsidRDefault="2D319369" w:rsidP="2D319369">
            <w:r>
              <w:t xml:space="preserve">- </w:t>
            </w:r>
            <w:r w:rsidR="3FF1160F">
              <w:t>Responsive design fo</w:t>
            </w:r>
            <w:r w:rsidR="5DE86DD9">
              <w:t>r desktop to mobiles</w:t>
            </w:r>
          </w:p>
          <w:p w14:paraId="184E3B6D" w14:textId="0378E8A3" w:rsidR="5DE86DD9" w:rsidRDefault="5DE86DD9" w:rsidP="2D319369">
            <w:r>
              <w:t>- Good colour schemes</w:t>
            </w:r>
          </w:p>
          <w:p w14:paraId="03680A36" w14:textId="02B62591" w:rsidR="5DE86DD9" w:rsidRDefault="5DE86DD9" w:rsidP="2D319369">
            <w:r>
              <w:t xml:space="preserve">- Easily </w:t>
            </w:r>
            <w:r w:rsidR="351F4857">
              <w:t>navigable</w:t>
            </w:r>
          </w:p>
          <w:p w14:paraId="1E833C2D" w14:textId="3B9C9CA4" w:rsidR="351F4857" w:rsidRDefault="351F4857" w:rsidP="2D319369">
            <w:r>
              <w:t>- Non-congested header and footer</w:t>
            </w:r>
          </w:p>
          <w:p w14:paraId="06165735" w14:textId="2CAC4777" w:rsidR="7A2AC3EC" w:rsidRDefault="7A2AC3EC" w:rsidP="2D319369">
            <w:r>
              <w:t>- Easy to find contact information</w:t>
            </w:r>
          </w:p>
          <w:p w14:paraId="4B9F957C" w14:textId="5B607F7A" w:rsidR="79299006" w:rsidRDefault="6DF4F6C1" w:rsidP="2D319369">
            <w:r>
              <w:t>- Easy and attractive design</w:t>
            </w:r>
          </w:p>
          <w:p w14:paraId="050DC5D2" w14:textId="35FB0BBC" w:rsidR="79299006" w:rsidRDefault="7F50DFF2" w:rsidP="2D319369">
            <w:r>
              <w:t>- (See Appendix A and B)</w:t>
            </w:r>
          </w:p>
        </w:tc>
        <w:tc>
          <w:tcPr>
            <w:tcW w:w="2445" w:type="dxa"/>
          </w:tcPr>
          <w:p w14:paraId="2E0AD923" w14:textId="438D4682" w:rsidR="5516575F" w:rsidRDefault="5516575F" w:rsidP="2D319369">
            <w:r>
              <w:t>-Copyright free images used throughout website</w:t>
            </w:r>
          </w:p>
          <w:p w14:paraId="37CAECAD" w14:textId="13BCCBB6" w:rsidR="2402EC5D" w:rsidRDefault="2402EC5D" w:rsidP="2D319369">
            <w:r>
              <w:t>- Footer and header are clean and simple</w:t>
            </w:r>
          </w:p>
          <w:p w14:paraId="70C5C9BA" w14:textId="49C92F28" w:rsidR="2D319369" w:rsidRDefault="2D319369" w:rsidP="2D319369"/>
        </w:tc>
        <w:tc>
          <w:tcPr>
            <w:tcW w:w="2520" w:type="dxa"/>
          </w:tcPr>
          <w:p w14:paraId="2010DB54" w14:textId="58F92234" w:rsidR="2D319369" w:rsidRDefault="2D319369" w:rsidP="2D319369">
            <w:r>
              <w:t xml:space="preserve">- </w:t>
            </w:r>
            <w:r w:rsidR="3B93ADC3">
              <w:t>there is red text on a blue background. Makes it hard to read on smaller screens</w:t>
            </w:r>
          </w:p>
        </w:tc>
      </w:tr>
    </w:tbl>
    <w:p w14:paraId="2115E9BF" w14:textId="4EB7AB74" w:rsidR="2D319369" w:rsidRDefault="2D319369" w:rsidP="2D319369"/>
    <w:p w14:paraId="3AA725B6" w14:textId="779988B5" w:rsidR="2391D15E" w:rsidRDefault="00000000" w:rsidP="1EB92394">
      <w:hyperlink r:id="rId12">
        <w:r w:rsidR="2391D15E" w:rsidRPr="2D319369">
          <w:rPr>
            <w:rStyle w:val="Hyperlink"/>
          </w:rPr>
          <w:t>https://www.macmillan.org.uk/</w:t>
        </w:r>
      </w:hyperlink>
    </w:p>
    <w:tbl>
      <w:tblPr>
        <w:tblStyle w:val="TableGrid"/>
        <w:tblW w:w="0" w:type="auto"/>
        <w:tblLayout w:type="fixed"/>
        <w:tblLook w:val="06A0" w:firstRow="1" w:lastRow="0" w:firstColumn="1" w:lastColumn="0" w:noHBand="1" w:noVBand="1"/>
      </w:tblPr>
      <w:tblGrid>
        <w:gridCol w:w="1185"/>
        <w:gridCol w:w="2910"/>
        <w:gridCol w:w="2460"/>
        <w:gridCol w:w="2460"/>
      </w:tblGrid>
      <w:tr w:rsidR="2D319369" w14:paraId="108A75E3" w14:textId="77777777" w:rsidTr="5777E801">
        <w:trPr>
          <w:trHeight w:val="300"/>
        </w:trPr>
        <w:tc>
          <w:tcPr>
            <w:tcW w:w="1185" w:type="dxa"/>
          </w:tcPr>
          <w:p w14:paraId="198EB3A2" w14:textId="32909B3E" w:rsidR="331718E6" w:rsidRDefault="331718E6" w:rsidP="2D319369">
            <w:pPr>
              <w:rPr>
                <w:b/>
                <w:bCs/>
              </w:rPr>
            </w:pPr>
            <w:r w:rsidRPr="2D319369">
              <w:rPr>
                <w:b/>
                <w:bCs/>
              </w:rPr>
              <w:t>Name</w:t>
            </w:r>
          </w:p>
        </w:tc>
        <w:tc>
          <w:tcPr>
            <w:tcW w:w="2910" w:type="dxa"/>
          </w:tcPr>
          <w:p w14:paraId="3F3E06D4" w14:textId="54B27C31" w:rsidR="3E353A11" w:rsidRDefault="3E353A11" w:rsidP="2D319369">
            <w:pPr>
              <w:rPr>
                <w:b/>
                <w:bCs/>
              </w:rPr>
            </w:pPr>
            <w:r w:rsidRPr="2D319369">
              <w:rPr>
                <w:b/>
                <w:bCs/>
              </w:rPr>
              <w:t>Features</w:t>
            </w:r>
          </w:p>
        </w:tc>
        <w:tc>
          <w:tcPr>
            <w:tcW w:w="2460" w:type="dxa"/>
          </w:tcPr>
          <w:p w14:paraId="11BD875C" w14:textId="08BFCB5B" w:rsidR="087D5E2C" w:rsidRDefault="087D5E2C" w:rsidP="2D319369">
            <w:pPr>
              <w:rPr>
                <w:b/>
                <w:bCs/>
              </w:rPr>
            </w:pPr>
            <w:r w:rsidRPr="2D319369">
              <w:rPr>
                <w:b/>
                <w:bCs/>
              </w:rPr>
              <w:t>Strengths</w:t>
            </w:r>
          </w:p>
        </w:tc>
        <w:tc>
          <w:tcPr>
            <w:tcW w:w="2460" w:type="dxa"/>
          </w:tcPr>
          <w:p w14:paraId="76DD11D1" w14:textId="41D4FA96" w:rsidR="6AB5099C" w:rsidRDefault="6AB5099C" w:rsidP="2D319369">
            <w:pPr>
              <w:rPr>
                <w:b/>
                <w:bCs/>
              </w:rPr>
            </w:pPr>
            <w:r w:rsidRPr="2D319369">
              <w:rPr>
                <w:b/>
                <w:bCs/>
              </w:rPr>
              <w:t>Weaknesses</w:t>
            </w:r>
          </w:p>
        </w:tc>
      </w:tr>
      <w:tr w:rsidR="2D319369" w14:paraId="24D51990" w14:textId="77777777" w:rsidTr="5777E801">
        <w:trPr>
          <w:trHeight w:val="300"/>
        </w:trPr>
        <w:tc>
          <w:tcPr>
            <w:tcW w:w="1185" w:type="dxa"/>
          </w:tcPr>
          <w:p w14:paraId="095F17F5" w14:textId="0034D629" w:rsidR="7A70695B" w:rsidRDefault="7A70695B" w:rsidP="2D319369">
            <w:r>
              <w:t>Macmillan</w:t>
            </w:r>
          </w:p>
        </w:tc>
        <w:tc>
          <w:tcPr>
            <w:tcW w:w="2910" w:type="dxa"/>
          </w:tcPr>
          <w:p w14:paraId="27D6827F" w14:textId="7C2A2B0D" w:rsidR="10C15A29" w:rsidRDefault="10C15A29" w:rsidP="2D319369">
            <w:r>
              <w:t>- Responsive design for desktop to mobiles</w:t>
            </w:r>
          </w:p>
          <w:p w14:paraId="5E8945FA" w14:textId="0378E8A3" w:rsidR="5B32383C" w:rsidRDefault="5B32383C" w:rsidP="2D319369">
            <w:r>
              <w:t>- Good colour schemes</w:t>
            </w:r>
          </w:p>
          <w:p w14:paraId="0D42292A" w14:textId="02B62591" w:rsidR="5B32383C" w:rsidRDefault="5B32383C" w:rsidP="2D319369">
            <w:r>
              <w:t>- Easily navigable</w:t>
            </w:r>
          </w:p>
          <w:p w14:paraId="498BA2DD" w14:textId="3D8153F4" w:rsidR="5B32383C" w:rsidRDefault="5B32383C" w:rsidP="2D319369">
            <w:r>
              <w:t>- Non-congested header and footer</w:t>
            </w:r>
          </w:p>
          <w:p w14:paraId="2878D1BF" w14:textId="4261BACF" w:rsidR="4D343BDF" w:rsidRDefault="4D343BDF" w:rsidP="2D319369">
            <w:r>
              <w:t>- Easy to find contact information</w:t>
            </w:r>
          </w:p>
          <w:p w14:paraId="4C552DDF" w14:textId="32423796" w:rsidR="6159BB1B" w:rsidRDefault="0CED8272" w:rsidP="2D319369">
            <w:r>
              <w:t>- Easy and attractive design</w:t>
            </w:r>
          </w:p>
          <w:p w14:paraId="048386E1" w14:textId="049A4D10" w:rsidR="6159BB1B" w:rsidRDefault="5577EC5C" w:rsidP="2D319369">
            <w:r>
              <w:t>- (See Appendix C and D)</w:t>
            </w:r>
          </w:p>
        </w:tc>
        <w:tc>
          <w:tcPr>
            <w:tcW w:w="2460" w:type="dxa"/>
          </w:tcPr>
          <w:p w14:paraId="6F330A04" w14:textId="45447C9A" w:rsidR="4A7E0642" w:rsidRDefault="4A7E0642" w:rsidP="2D319369">
            <w:r>
              <w:t>- Colour scheme matches the charity logo colour scheme</w:t>
            </w:r>
          </w:p>
          <w:p w14:paraId="4006EF72" w14:textId="42B4EC52" w:rsidR="4ED8790F" w:rsidRDefault="4ED8790F" w:rsidP="2D319369">
            <w:r>
              <w:t>- Easy to find donation page</w:t>
            </w:r>
          </w:p>
          <w:p w14:paraId="593C949F" w14:textId="2AD24BC8" w:rsidR="427745EB" w:rsidRDefault="427745EB" w:rsidP="2D319369">
            <w:r>
              <w:t>- Footer and header are clean and simple</w:t>
            </w:r>
          </w:p>
          <w:p w14:paraId="2B3784FF" w14:textId="28CD47B0" w:rsidR="011C2B1D" w:rsidRDefault="011C2B1D" w:rsidP="2D319369">
            <w:r>
              <w:t>- Search bar</w:t>
            </w:r>
          </w:p>
        </w:tc>
        <w:tc>
          <w:tcPr>
            <w:tcW w:w="2460" w:type="dxa"/>
          </w:tcPr>
          <w:p w14:paraId="0BDD4FFF" w14:textId="335FB88D" w:rsidR="2CECB2CB" w:rsidRDefault="2CECB2CB" w:rsidP="2D319369">
            <w:r>
              <w:t>-n/a</w:t>
            </w:r>
          </w:p>
        </w:tc>
      </w:tr>
    </w:tbl>
    <w:p w14:paraId="0673A01D" w14:textId="699CB677" w:rsidR="1EB92394" w:rsidRDefault="1EB92394" w:rsidP="1EB92394"/>
    <w:p w14:paraId="5FFBD5F7" w14:textId="0572B18A" w:rsidR="2391D15E" w:rsidRDefault="00000000" w:rsidP="1EB92394">
      <w:hyperlink r:id="rId13">
        <w:r w:rsidR="2391D15E" w:rsidRPr="2D319369">
          <w:rPr>
            <w:rStyle w:val="Hyperlink"/>
          </w:rPr>
          <w:t>https://www.mind.org.uk/</w:t>
        </w:r>
      </w:hyperlink>
    </w:p>
    <w:tbl>
      <w:tblPr>
        <w:tblStyle w:val="TableGrid"/>
        <w:tblW w:w="0" w:type="auto"/>
        <w:tblLayout w:type="fixed"/>
        <w:tblLook w:val="06A0" w:firstRow="1" w:lastRow="0" w:firstColumn="1" w:lastColumn="0" w:noHBand="1" w:noVBand="1"/>
      </w:tblPr>
      <w:tblGrid>
        <w:gridCol w:w="1155"/>
        <w:gridCol w:w="2955"/>
        <w:gridCol w:w="2490"/>
        <w:gridCol w:w="2415"/>
      </w:tblGrid>
      <w:tr w:rsidR="2D319369" w14:paraId="45541382" w14:textId="77777777" w:rsidTr="5777E801">
        <w:trPr>
          <w:trHeight w:val="300"/>
        </w:trPr>
        <w:tc>
          <w:tcPr>
            <w:tcW w:w="1155" w:type="dxa"/>
          </w:tcPr>
          <w:p w14:paraId="351E2F3F" w14:textId="1383946B" w:rsidR="12F9AA0A" w:rsidRDefault="12F9AA0A" w:rsidP="2D319369">
            <w:pPr>
              <w:rPr>
                <w:b/>
                <w:bCs/>
              </w:rPr>
            </w:pPr>
            <w:r w:rsidRPr="2D319369">
              <w:rPr>
                <w:b/>
                <w:bCs/>
              </w:rPr>
              <w:t>Name</w:t>
            </w:r>
          </w:p>
        </w:tc>
        <w:tc>
          <w:tcPr>
            <w:tcW w:w="2955" w:type="dxa"/>
          </w:tcPr>
          <w:p w14:paraId="0CAB61C3" w14:textId="399D9951" w:rsidR="002AEC41" w:rsidRDefault="002AEC41" w:rsidP="2D319369">
            <w:pPr>
              <w:rPr>
                <w:b/>
                <w:bCs/>
              </w:rPr>
            </w:pPr>
            <w:r w:rsidRPr="2D319369">
              <w:rPr>
                <w:b/>
                <w:bCs/>
              </w:rPr>
              <w:t>Features</w:t>
            </w:r>
          </w:p>
        </w:tc>
        <w:tc>
          <w:tcPr>
            <w:tcW w:w="2490" w:type="dxa"/>
          </w:tcPr>
          <w:p w14:paraId="3387E224" w14:textId="5AE9414D" w:rsidR="7689DC77" w:rsidRDefault="7689DC77" w:rsidP="2D319369">
            <w:pPr>
              <w:rPr>
                <w:b/>
                <w:bCs/>
              </w:rPr>
            </w:pPr>
            <w:r w:rsidRPr="2D319369">
              <w:rPr>
                <w:b/>
                <w:bCs/>
              </w:rPr>
              <w:t>Strengths</w:t>
            </w:r>
          </w:p>
        </w:tc>
        <w:tc>
          <w:tcPr>
            <w:tcW w:w="2415" w:type="dxa"/>
          </w:tcPr>
          <w:p w14:paraId="120B9806" w14:textId="702DAAF0" w:rsidR="545647E8" w:rsidRDefault="545647E8" w:rsidP="2D319369">
            <w:pPr>
              <w:rPr>
                <w:b/>
                <w:bCs/>
              </w:rPr>
            </w:pPr>
            <w:r w:rsidRPr="2D319369">
              <w:rPr>
                <w:b/>
                <w:bCs/>
              </w:rPr>
              <w:t>Weaknesses</w:t>
            </w:r>
          </w:p>
        </w:tc>
      </w:tr>
      <w:tr w:rsidR="2D319369" w14:paraId="3D809019" w14:textId="77777777" w:rsidTr="5777E801">
        <w:trPr>
          <w:trHeight w:val="300"/>
        </w:trPr>
        <w:tc>
          <w:tcPr>
            <w:tcW w:w="1155" w:type="dxa"/>
          </w:tcPr>
          <w:p w14:paraId="68E1BB66" w14:textId="65BBB0C4" w:rsidR="20B3DB4F" w:rsidRDefault="20B3DB4F" w:rsidP="2D319369">
            <w:r>
              <w:t>M</w:t>
            </w:r>
            <w:r w:rsidR="2F2DEE96">
              <w:t>ind</w:t>
            </w:r>
          </w:p>
        </w:tc>
        <w:tc>
          <w:tcPr>
            <w:tcW w:w="2955" w:type="dxa"/>
          </w:tcPr>
          <w:p w14:paraId="2CF8F35A" w14:textId="78AC499C" w:rsidR="35598D22" w:rsidRDefault="35598D22" w:rsidP="2D319369">
            <w:r>
              <w:t>- Responsive design for desktop to mobiles</w:t>
            </w:r>
          </w:p>
          <w:p w14:paraId="50E2557B" w14:textId="0378E8A3" w:rsidR="01B89F87" w:rsidRDefault="01B89F87" w:rsidP="2D319369">
            <w:r>
              <w:t>- Good colour schemes</w:t>
            </w:r>
          </w:p>
          <w:p w14:paraId="3BF87BDC" w14:textId="02B62591" w:rsidR="01B89F87" w:rsidRDefault="01B89F87" w:rsidP="2D319369">
            <w:r>
              <w:t>- Easily navigable</w:t>
            </w:r>
          </w:p>
          <w:p w14:paraId="48113323" w14:textId="742F76F2" w:rsidR="01B89F87" w:rsidRDefault="01B89F87" w:rsidP="2D319369">
            <w:r>
              <w:t>- Non-congested header and footer</w:t>
            </w:r>
          </w:p>
          <w:p w14:paraId="32D283CF" w14:textId="59AF3C9D" w:rsidR="44CCF531" w:rsidRDefault="44CCF531" w:rsidP="2D319369">
            <w:r>
              <w:t>- Easy to find contact information</w:t>
            </w:r>
          </w:p>
          <w:p w14:paraId="1EC432E2" w14:textId="5E1FACC1" w:rsidR="7E44BDFC" w:rsidRDefault="2EAB9DB3" w:rsidP="2D319369">
            <w:r>
              <w:t>- Easy and attractive design</w:t>
            </w:r>
          </w:p>
          <w:p w14:paraId="7AFFAA76" w14:textId="002DDAA6" w:rsidR="7E44BDFC" w:rsidRDefault="1CBD2FB7" w:rsidP="2D319369">
            <w:r>
              <w:t>- (See Appendix E and F)</w:t>
            </w:r>
          </w:p>
        </w:tc>
        <w:tc>
          <w:tcPr>
            <w:tcW w:w="2490" w:type="dxa"/>
          </w:tcPr>
          <w:p w14:paraId="002A3FC9" w14:textId="45447C9A" w:rsidR="00BF20FD" w:rsidRDefault="00BF20FD" w:rsidP="2D319369">
            <w:r>
              <w:t>- Colour scheme matches the charity logo colour scheme</w:t>
            </w:r>
          </w:p>
          <w:p w14:paraId="471985C1" w14:textId="0A833100" w:rsidR="5F226A7A" w:rsidRDefault="5F226A7A" w:rsidP="2D319369">
            <w:r>
              <w:t>- Easy to find donation page</w:t>
            </w:r>
          </w:p>
          <w:p w14:paraId="4CF49D5C" w14:textId="13BCCBB6" w:rsidR="47B7B38F" w:rsidRDefault="47B7B38F" w:rsidP="2D319369">
            <w:r>
              <w:t>- Footer and header are clean and simple</w:t>
            </w:r>
          </w:p>
          <w:p w14:paraId="11E7B77B" w14:textId="1744D47E" w:rsidR="22825FA6" w:rsidRDefault="22825FA6" w:rsidP="2D319369">
            <w:r>
              <w:t>- Search bar</w:t>
            </w:r>
          </w:p>
        </w:tc>
        <w:tc>
          <w:tcPr>
            <w:tcW w:w="2415" w:type="dxa"/>
          </w:tcPr>
          <w:p w14:paraId="366E93FF" w14:textId="40573C84" w:rsidR="2D319369" w:rsidRDefault="2D319369" w:rsidP="2D319369">
            <w:r>
              <w:t xml:space="preserve">- </w:t>
            </w:r>
            <w:r w:rsidR="56DBD8AC">
              <w:t>If you scroll down the page then click menu the menu does not appear.</w:t>
            </w:r>
          </w:p>
        </w:tc>
      </w:tr>
    </w:tbl>
    <w:p w14:paraId="71AF020C" w14:textId="0C63F056" w:rsidR="2D319369" w:rsidRDefault="2D319369" w:rsidP="2D319369"/>
    <w:p w14:paraId="6CAB04B1" w14:textId="0C074F80" w:rsidR="004C3CA8" w:rsidRDefault="004C3CA8" w:rsidP="00D02BE0">
      <w:pPr>
        <w:pStyle w:val="Heading2"/>
      </w:pPr>
      <w:bookmarkStart w:id="5" w:name="_Toc133570127"/>
      <w:r>
        <w:t>2.2 Product Demand</w:t>
      </w:r>
      <w:bookmarkEnd w:id="5"/>
    </w:p>
    <w:p w14:paraId="4C83B3C2" w14:textId="5A876B7C" w:rsidR="5777E801" w:rsidRDefault="31CCED24" w:rsidP="5777E801">
      <w:r>
        <w:t>Since the community bridges trust was created in and for the local community the main users of the webs</w:t>
      </w:r>
      <w:r w:rsidR="3E9A19EC">
        <w:t>i</w:t>
      </w:r>
      <w:r>
        <w:t>te will be the</w:t>
      </w:r>
      <w:r w:rsidR="1E1B2CB8">
        <w:t xml:space="preserve"> people in the area. The community bridges trust started in </w:t>
      </w:r>
      <w:r w:rsidR="5C0D3F94">
        <w:t xml:space="preserve">the </w:t>
      </w:r>
      <w:r w:rsidR="1E1B2CB8">
        <w:t xml:space="preserve">Meadows </w:t>
      </w:r>
      <w:r w:rsidR="6541AD5C">
        <w:t xml:space="preserve">area </w:t>
      </w:r>
      <w:r w:rsidR="1E1B2CB8">
        <w:t>and then expanded to support</w:t>
      </w:r>
      <w:r w:rsidR="2F16B787">
        <w:t xml:space="preserve"> the</w:t>
      </w:r>
      <w:r w:rsidR="1E1B2CB8">
        <w:t xml:space="preserve"> Clifton</w:t>
      </w:r>
      <w:r w:rsidR="522EF69D">
        <w:t xml:space="preserve"> area</w:t>
      </w:r>
      <w:r w:rsidR="1E1B2CB8">
        <w:t xml:space="preserve"> as</w:t>
      </w:r>
      <w:r w:rsidR="47C77D33">
        <w:t xml:space="preserve"> </w:t>
      </w:r>
      <w:r w:rsidR="1E1B2CB8">
        <w:t>well.</w:t>
      </w:r>
      <w:r>
        <w:t xml:space="preserve"> </w:t>
      </w:r>
      <w:r w:rsidR="0E692A20">
        <w:t xml:space="preserve">The website will </w:t>
      </w:r>
      <w:r w:rsidR="595709F7">
        <w:t>be</w:t>
      </w:r>
      <w:r w:rsidR="0E692A20">
        <w:t xml:space="preserve"> used for these two groups</w:t>
      </w:r>
      <w:r w:rsidR="38338388">
        <w:t xml:space="preserve"> </w:t>
      </w:r>
      <w:r w:rsidR="7A04975E">
        <w:t xml:space="preserve">however, they may decide to expand again into other areas in </w:t>
      </w:r>
      <w:r w:rsidR="6F4D313A">
        <w:t>Nottingham</w:t>
      </w:r>
      <w:r w:rsidR="7A04975E">
        <w:t>. Hence, the website will need to be able to adapt to this.</w:t>
      </w:r>
      <w:r w:rsidR="253F6B10">
        <w:t xml:space="preserve"> Furthermore, the website may encounter more traffic due to donators. Since the community bridges trust is a charity people can donate </w:t>
      </w:r>
      <w:r w:rsidR="7848E302">
        <w:t>online or by mobile</w:t>
      </w:r>
      <w:r w:rsidR="253F6B10">
        <w:t>.</w:t>
      </w:r>
      <w:r w:rsidR="579B559B">
        <w:t xml:space="preserve"> As a result, the website will be experiencing more demand.</w:t>
      </w:r>
    </w:p>
    <w:p w14:paraId="6F883647" w14:textId="02C66DA4" w:rsidR="004C3CA8" w:rsidRDefault="004C3CA8" w:rsidP="00D02BE0">
      <w:pPr>
        <w:pStyle w:val="Heading2"/>
      </w:pPr>
      <w:bookmarkStart w:id="6" w:name="_Toc133570128"/>
      <w:r>
        <w:t>2.3 Company Information</w:t>
      </w:r>
      <w:bookmarkEnd w:id="6"/>
    </w:p>
    <w:p w14:paraId="66D050C0" w14:textId="18F813BE" w:rsidR="00D02BE0" w:rsidRPr="00930373" w:rsidRDefault="2D6E6242" w:rsidP="00DF2785">
      <w:pPr>
        <w:rPr>
          <w:rFonts w:ascii="Calibri" w:eastAsia="Calibri" w:hAnsi="Calibri" w:cs="Calibri"/>
        </w:rPr>
      </w:pPr>
      <w:r>
        <w:t>The website is being created for community bridges trust. To ensure we know how the website will be used and potentially</w:t>
      </w:r>
      <w:r w:rsidR="44FF23A8">
        <w:t xml:space="preserve"> identify the types of users</w:t>
      </w:r>
      <w:r w:rsidR="683BCCE4">
        <w:t>. I have conducted</w:t>
      </w:r>
      <w:r w:rsidR="44FF23A8">
        <w:t xml:space="preserve"> research</w:t>
      </w:r>
      <w:r w:rsidR="1431210C">
        <w:t xml:space="preserve"> </w:t>
      </w:r>
      <w:r w:rsidR="44FF23A8">
        <w:t>on the charity.</w:t>
      </w:r>
      <w:r w:rsidR="4B65BA0C">
        <w:t xml:space="preserve"> </w:t>
      </w:r>
      <w:r w:rsidR="3CBB1C18">
        <w:t>Residents started the community bridge trust</w:t>
      </w:r>
      <w:r w:rsidR="5C14AC0D">
        <w:t xml:space="preserve"> by </w:t>
      </w:r>
      <w:r w:rsidR="2F1E2400">
        <w:t>residents</w:t>
      </w:r>
      <w:r w:rsidR="5C14AC0D">
        <w:t xml:space="preserve"> to help improve the area</w:t>
      </w:r>
      <w:r w:rsidR="2CCF9BAB">
        <w:t>.</w:t>
      </w:r>
      <w:r w:rsidR="0BBEE73B">
        <w:t xml:space="preserve"> Specifically</w:t>
      </w:r>
      <w:r w:rsidR="2533E302">
        <w:t>, they have helped voluntary and community organisations</w:t>
      </w:r>
      <w:r w:rsidR="412F6954">
        <w:t>,</w:t>
      </w:r>
      <w:r w:rsidR="2533E302">
        <w:t xml:space="preserve"> for example, </w:t>
      </w:r>
      <w:r w:rsidR="08E95A4C">
        <w:t xml:space="preserve">meadow food banks. </w:t>
      </w:r>
      <w:r w:rsidR="5463A271">
        <w:t xml:space="preserve"> </w:t>
      </w:r>
      <w:r w:rsidR="7A87DD44">
        <w:t xml:space="preserve">As well as this, they support families in the area. </w:t>
      </w:r>
      <w:r w:rsidR="62783BCC">
        <w:t xml:space="preserve">This helps to highlight the user of the website. </w:t>
      </w:r>
      <w:r w:rsidR="607BDA77">
        <w:t>T</w:t>
      </w:r>
      <w:r w:rsidR="607BDA77" w:rsidRPr="5463A271">
        <w:rPr>
          <w:rFonts w:ascii="Calibri" w:eastAsia="Calibri" w:hAnsi="Calibri" w:cs="Calibri"/>
        </w:rPr>
        <w:t xml:space="preserve">he website will </w:t>
      </w:r>
      <w:r w:rsidR="7C39FE68" w:rsidRPr="5463A271">
        <w:rPr>
          <w:rFonts w:ascii="Calibri" w:eastAsia="Calibri" w:hAnsi="Calibri" w:cs="Calibri"/>
        </w:rPr>
        <w:t>be</w:t>
      </w:r>
      <w:r w:rsidR="607BDA77" w:rsidRPr="5463A271">
        <w:rPr>
          <w:rFonts w:ascii="Calibri" w:eastAsia="Calibri" w:hAnsi="Calibri" w:cs="Calibri"/>
        </w:rPr>
        <w:t xml:space="preserve"> used by residents of the area who are interested in accessing services or resources provided by the Trust. These residents may not have laptops or desktop </w:t>
      </w:r>
      <w:r w:rsidR="1F20BFA9" w:rsidRPr="5463A271">
        <w:rPr>
          <w:rFonts w:ascii="Calibri" w:eastAsia="Calibri" w:hAnsi="Calibri" w:cs="Calibri"/>
        </w:rPr>
        <w:t>computers;</w:t>
      </w:r>
      <w:r w:rsidR="607BDA77" w:rsidRPr="5463A271">
        <w:rPr>
          <w:rFonts w:ascii="Calibri" w:eastAsia="Calibri" w:hAnsi="Calibri" w:cs="Calibri"/>
        </w:rPr>
        <w:t xml:space="preserve"> hence </w:t>
      </w:r>
      <w:r w:rsidR="395D90DE" w:rsidRPr="5463A271">
        <w:rPr>
          <w:rFonts w:ascii="Calibri" w:eastAsia="Calibri" w:hAnsi="Calibri" w:cs="Calibri"/>
        </w:rPr>
        <w:t xml:space="preserve">the website will have to be responsive. </w:t>
      </w:r>
      <w:r w:rsidR="14283CEF" w:rsidRPr="5463A271">
        <w:rPr>
          <w:rFonts w:ascii="Calibri" w:eastAsia="Calibri" w:hAnsi="Calibri" w:cs="Calibri"/>
        </w:rPr>
        <w:t>This will allow users to use the website on mobile phones and tablets.</w:t>
      </w:r>
      <w:r w:rsidR="707535E4" w:rsidRPr="5463A271">
        <w:rPr>
          <w:rFonts w:ascii="Calibri" w:eastAsia="Calibri" w:hAnsi="Calibri" w:cs="Calibri"/>
        </w:rPr>
        <w:t xml:space="preserve"> Furthermore, it is possible that the website could also be used by volunteers who want to get involved with the Trust's initiatives. Similarly, potential donors who are interested in supporting the organi</w:t>
      </w:r>
      <w:r w:rsidR="0805F74B" w:rsidRPr="5463A271">
        <w:rPr>
          <w:rFonts w:ascii="Calibri" w:eastAsia="Calibri" w:hAnsi="Calibri" w:cs="Calibri"/>
        </w:rPr>
        <w:t>s</w:t>
      </w:r>
      <w:r w:rsidR="707535E4" w:rsidRPr="5463A271">
        <w:rPr>
          <w:rFonts w:ascii="Calibri" w:eastAsia="Calibri" w:hAnsi="Calibri" w:cs="Calibri"/>
        </w:rPr>
        <w:t>ation's work</w:t>
      </w:r>
      <w:r w:rsidR="5B818D64" w:rsidRPr="5463A271">
        <w:rPr>
          <w:rFonts w:ascii="Calibri" w:eastAsia="Calibri" w:hAnsi="Calibri" w:cs="Calibri"/>
        </w:rPr>
        <w:t xml:space="preserve"> will be using the website</w:t>
      </w:r>
      <w:r w:rsidR="707535E4" w:rsidRPr="5463A271">
        <w:rPr>
          <w:rFonts w:ascii="Calibri" w:eastAsia="Calibri" w:hAnsi="Calibri" w:cs="Calibri"/>
        </w:rPr>
        <w:t>.</w:t>
      </w:r>
      <w:r w:rsidR="11148A32" w:rsidRPr="5463A271">
        <w:rPr>
          <w:rFonts w:ascii="Calibri" w:eastAsia="Calibri" w:hAnsi="Calibri" w:cs="Calibri"/>
        </w:rPr>
        <w:t xml:space="preserve"> This will mean the we</w:t>
      </w:r>
      <w:r w:rsidR="2C63E579" w:rsidRPr="5463A271">
        <w:rPr>
          <w:rFonts w:ascii="Calibri" w:eastAsia="Calibri" w:hAnsi="Calibri" w:cs="Calibri"/>
        </w:rPr>
        <w:t>bsite will need to be organised</w:t>
      </w:r>
      <w:r w:rsidR="02998C11" w:rsidRPr="5463A271">
        <w:rPr>
          <w:rFonts w:ascii="Calibri" w:eastAsia="Calibri" w:hAnsi="Calibri" w:cs="Calibri"/>
        </w:rPr>
        <w:t xml:space="preserve"> and easily </w:t>
      </w:r>
      <w:r w:rsidR="6F989520" w:rsidRPr="5463A271">
        <w:rPr>
          <w:rFonts w:ascii="Calibri" w:eastAsia="Calibri" w:hAnsi="Calibri" w:cs="Calibri"/>
        </w:rPr>
        <w:t>navigable</w:t>
      </w:r>
      <w:r w:rsidR="2C63E579" w:rsidRPr="5463A271">
        <w:rPr>
          <w:rFonts w:ascii="Calibri" w:eastAsia="Calibri" w:hAnsi="Calibri" w:cs="Calibri"/>
        </w:rPr>
        <w:t xml:space="preserve">. The information needs to be </w:t>
      </w:r>
      <w:r w:rsidR="3D8E107B" w:rsidRPr="5463A271">
        <w:rPr>
          <w:rFonts w:ascii="Calibri" w:eastAsia="Calibri" w:hAnsi="Calibri" w:cs="Calibri"/>
        </w:rPr>
        <w:t>cl</w:t>
      </w:r>
      <w:r w:rsidR="77DB8B69" w:rsidRPr="5463A271">
        <w:rPr>
          <w:rFonts w:ascii="Calibri" w:eastAsia="Calibri" w:hAnsi="Calibri" w:cs="Calibri"/>
        </w:rPr>
        <w:t>ear</w:t>
      </w:r>
      <w:r w:rsidR="03F57E48" w:rsidRPr="5463A271">
        <w:rPr>
          <w:rFonts w:ascii="Calibri" w:eastAsia="Calibri" w:hAnsi="Calibri" w:cs="Calibri"/>
        </w:rPr>
        <w:t xml:space="preserve"> and informative.</w:t>
      </w:r>
      <w:r w:rsidR="77DB8B69" w:rsidRPr="5463A271">
        <w:rPr>
          <w:rFonts w:ascii="Calibri" w:eastAsia="Calibri" w:hAnsi="Calibri" w:cs="Calibri"/>
        </w:rPr>
        <w:t xml:space="preserve"> </w:t>
      </w:r>
    </w:p>
    <w:p w14:paraId="073317AD" w14:textId="77777777" w:rsidR="00930373" w:rsidRDefault="00930373" w:rsidP="5777E801">
      <w:pPr>
        <w:pStyle w:val="Heading1"/>
      </w:pPr>
    </w:p>
    <w:p w14:paraId="3AAEDFB3" w14:textId="77777777" w:rsidR="00930373" w:rsidRDefault="00930373" w:rsidP="00930373"/>
    <w:p w14:paraId="6746F4E7" w14:textId="77777777" w:rsidR="00930373" w:rsidRDefault="00930373" w:rsidP="00930373"/>
    <w:p w14:paraId="0D02869B" w14:textId="77777777" w:rsidR="00930373" w:rsidRDefault="00930373" w:rsidP="00930373"/>
    <w:p w14:paraId="5D93BA0E" w14:textId="77777777" w:rsidR="00930373" w:rsidRDefault="00930373" w:rsidP="00930373"/>
    <w:p w14:paraId="7B097987" w14:textId="77777777" w:rsidR="00930373" w:rsidRDefault="00930373" w:rsidP="00930373"/>
    <w:p w14:paraId="4439D803" w14:textId="77777777" w:rsidR="00930373" w:rsidRDefault="00930373" w:rsidP="00930373"/>
    <w:p w14:paraId="54C8604C" w14:textId="77777777" w:rsidR="00930373" w:rsidRPr="00930373" w:rsidRDefault="00930373" w:rsidP="00930373"/>
    <w:p w14:paraId="4E43F55B" w14:textId="18336840" w:rsidR="00D02BE0" w:rsidRDefault="004C3CA8" w:rsidP="5777E801">
      <w:pPr>
        <w:pStyle w:val="Heading1"/>
      </w:pPr>
      <w:bookmarkStart w:id="7" w:name="_Toc133570129"/>
      <w:r>
        <w:t xml:space="preserve">Section 3 </w:t>
      </w:r>
      <w:r w:rsidR="00D02BE0">
        <w:t>–</w:t>
      </w:r>
      <w:r>
        <w:t xml:space="preserve"> </w:t>
      </w:r>
      <w:r w:rsidR="00D02BE0">
        <w:t>New Ideas</w:t>
      </w:r>
      <w:bookmarkEnd w:id="7"/>
    </w:p>
    <w:p w14:paraId="36F1B030" w14:textId="37471E02" w:rsidR="00D02BE0" w:rsidRDefault="241DDA1C" w:rsidP="5777E801">
      <w:r>
        <w:t xml:space="preserve">For this project, we are simply redesigning the website. The community bridges trust already has the foundation of the website, but we will be changing a few things. This will mainly be the design for the header, footer, </w:t>
      </w:r>
      <w:r w:rsidR="00930373">
        <w:t>pages,</w:t>
      </w:r>
      <w:r>
        <w:t xml:space="preserve"> and colour schemes etc. As well as, fixing buttons that previously did not work. Content-wise we will be using update</w:t>
      </w:r>
      <w:r w:rsidR="6FDB756C">
        <w:t>d</w:t>
      </w:r>
      <w:r>
        <w:t xml:space="preserve"> information from the trust itself as well as information already on the website.</w:t>
      </w:r>
      <w:r w:rsidR="4ED6EB4B">
        <w:t xml:space="preserve">  </w:t>
      </w:r>
    </w:p>
    <w:p w14:paraId="2C7C205F" w14:textId="22471512" w:rsidR="00D02BE0" w:rsidRDefault="00D02BE0" w:rsidP="5777E801">
      <w:pPr>
        <w:pStyle w:val="Heading2"/>
      </w:pPr>
      <w:bookmarkStart w:id="8" w:name="_Toc133570130"/>
      <w:r>
        <w:t>3.1- Functional Requirements</w:t>
      </w:r>
      <w:bookmarkEnd w:id="8"/>
    </w:p>
    <w:p w14:paraId="1E2CA78D" w14:textId="58B88F4A" w:rsidR="00930373" w:rsidRPr="00930373" w:rsidRDefault="494B83C3" w:rsidP="00930373">
      <w:r w:rsidRPr="5777E801">
        <w:t>These are the following function the website must abide by for the project to be deemed a success in the eyes of us, the group, and the client</w:t>
      </w:r>
      <w:r w:rsidR="00834DF0">
        <w:t>:</w:t>
      </w:r>
    </w:p>
    <w:p w14:paraId="4C9B6B22" w14:textId="7D5971A7" w:rsidR="5B07EC0A" w:rsidRDefault="5B07EC0A" w:rsidP="5777E801">
      <w:r>
        <w:t>F</w:t>
      </w:r>
      <w:r w:rsidR="00834DF0">
        <w:t xml:space="preserve">unctional </w:t>
      </w:r>
      <w:r>
        <w:t>R</w:t>
      </w:r>
      <w:r w:rsidR="00834DF0">
        <w:t xml:space="preserve">equirement </w:t>
      </w:r>
      <w:r>
        <w:t>1</w:t>
      </w:r>
      <w:r w:rsidR="7EE1A816">
        <w:t xml:space="preserve"> – The website</w:t>
      </w:r>
      <w:r w:rsidR="029208DE">
        <w:t xml:space="preserve"> should clearly show information </w:t>
      </w:r>
      <w:r w:rsidR="029208DE" w:rsidRPr="5777E801">
        <w:t>about the charity's mission, values, and history</w:t>
      </w:r>
      <w:r w:rsidR="2439C16F" w:rsidRPr="5777E801">
        <w:t>.</w:t>
      </w:r>
    </w:p>
    <w:p w14:paraId="0F94BBF1" w14:textId="2161AF1A" w:rsidR="5B07EC0A" w:rsidRDefault="00834DF0" w:rsidP="5777E801">
      <w:r>
        <w:t xml:space="preserve">Functional Requirement </w:t>
      </w:r>
      <w:r w:rsidR="5B07EC0A">
        <w:t>2</w:t>
      </w:r>
      <w:r w:rsidR="37A42906">
        <w:t xml:space="preserve"> – The website</w:t>
      </w:r>
      <w:r w:rsidR="559B80D0">
        <w:t xml:space="preserve"> should show details about the charity's services and programs, such as food banks and family support etc.</w:t>
      </w:r>
    </w:p>
    <w:p w14:paraId="5E2A96DF" w14:textId="18905A65" w:rsidR="37A42906" w:rsidRDefault="00834DF0" w:rsidP="58AFFC50">
      <w:pPr>
        <w:rPr>
          <w:color w:val="374151"/>
          <w:sz w:val="24"/>
          <w:szCs w:val="24"/>
        </w:rPr>
      </w:pPr>
      <w:r>
        <w:t xml:space="preserve">Functional Requirement </w:t>
      </w:r>
      <w:r w:rsidR="37A42906">
        <w:t>3 – The website</w:t>
      </w:r>
      <w:r w:rsidR="34EDF369" w:rsidRPr="5777E801">
        <w:rPr>
          <w:rFonts w:eastAsiaTheme="minorEastAsia"/>
        </w:rPr>
        <w:t xml:space="preserve"> should display </w:t>
      </w:r>
      <w:r w:rsidR="77C03B25" w:rsidRPr="5777E801">
        <w:rPr>
          <w:rFonts w:eastAsiaTheme="minorEastAsia"/>
        </w:rPr>
        <w:t>c</w:t>
      </w:r>
      <w:r w:rsidR="58C7AF75" w:rsidRPr="5777E801">
        <w:rPr>
          <w:rFonts w:eastAsiaTheme="minorEastAsia"/>
        </w:rPr>
        <w:t>ontact information for the charity</w:t>
      </w:r>
      <w:r w:rsidR="76523879" w:rsidRPr="5777E801">
        <w:rPr>
          <w:rFonts w:eastAsiaTheme="minorEastAsia"/>
        </w:rPr>
        <w:t>.</w:t>
      </w:r>
    </w:p>
    <w:p w14:paraId="0561B4FF" w14:textId="7231E70A" w:rsidR="37A42906" w:rsidRDefault="00834DF0" w:rsidP="58AFFC50">
      <w:pPr>
        <w:rPr>
          <w:rFonts w:ascii="Calibri" w:eastAsia="Calibri" w:hAnsi="Calibri" w:cs="Calibri"/>
        </w:rPr>
      </w:pPr>
      <w:r>
        <w:t xml:space="preserve">Functional Requirement </w:t>
      </w:r>
      <w:r w:rsidR="37A42906">
        <w:t>4 – The website</w:t>
      </w:r>
      <w:r w:rsidR="1DD32B0B" w:rsidRPr="5777E801">
        <w:rPr>
          <w:rFonts w:eastAsiaTheme="minorEastAsia"/>
        </w:rPr>
        <w:t xml:space="preserve"> should display v</w:t>
      </w:r>
      <w:r w:rsidR="1DD32B0B" w:rsidRPr="5777E801">
        <w:rPr>
          <w:rFonts w:ascii="Calibri" w:eastAsia="Calibri" w:hAnsi="Calibri" w:cs="Calibri"/>
        </w:rPr>
        <w:t>olunteer opportunities and a form for interested volunteers to sign up</w:t>
      </w:r>
      <w:r w:rsidR="4470BAE5" w:rsidRPr="5777E801">
        <w:rPr>
          <w:rFonts w:ascii="Calibri" w:eastAsia="Calibri" w:hAnsi="Calibri" w:cs="Calibri"/>
        </w:rPr>
        <w:t>.</w:t>
      </w:r>
    </w:p>
    <w:p w14:paraId="16C4394B" w14:textId="19B093B7" w:rsidR="37A42906" w:rsidRDefault="00834DF0" w:rsidP="5777E801">
      <w:pPr>
        <w:rPr>
          <w:rFonts w:ascii="Calibri" w:eastAsia="Calibri" w:hAnsi="Calibri" w:cs="Calibri"/>
        </w:rPr>
      </w:pPr>
      <w:r>
        <w:t xml:space="preserve">Functional Requirement </w:t>
      </w:r>
      <w:r w:rsidR="37A42906">
        <w:t>5 – The website</w:t>
      </w:r>
      <w:r w:rsidR="43192101">
        <w:t xml:space="preserve"> should have an easy to find donation page that accepts various payment methods</w:t>
      </w:r>
      <w:r w:rsidR="0C9AC6EF">
        <w:t>.</w:t>
      </w:r>
    </w:p>
    <w:p w14:paraId="10852D56" w14:textId="23B35F92" w:rsidR="37A42906" w:rsidRDefault="00834DF0" w:rsidP="5777E801">
      <w:pPr>
        <w:rPr>
          <w:rFonts w:ascii="Calibri" w:eastAsia="Calibri" w:hAnsi="Calibri" w:cs="Calibri"/>
        </w:rPr>
      </w:pPr>
      <w:r>
        <w:t xml:space="preserve">Functional Requirement </w:t>
      </w:r>
      <w:r w:rsidR="37A42906">
        <w:t>6 – The website</w:t>
      </w:r>
      <w:r w:rsidR="26E1BDF2">
        <w:t xml:space="preserve"> should include a news and updates section to keep users informed about the charity</w:t>
      </w:r>
      <w:r w:rsidR="181412CA">
        <w:t>.</w:t>
      </w:r>
    </w:p>
    <w:p w14:paraId="4D5799F7" w14:textId="18DBBD1B" w:rsidR="4C77B268" w:rsidRDefault="4C77B268" w:rsidP="5777E801">
      <w:r>
        <w:t>By the end of the project, these requirements should all be ticked off. This will demon</w:t>
      </w:r>
      <w:r w:rsidR="75B6D0F2">
        <w:t>s</w:t>
      </w:r>
      <w:r>
        <w:t xml:space="preserve">trate that we have redesigned the community bridges trust’s website to a high standard. This will allow residents of Meadows </w:t>
      </w:r>
      <w:r w:rsidR="5586454F">
        <w:t>and Clifton to easily traverse the website and find the information they need. Similarly, it will allow the Trust to become more productive</w:t>
      </w:r>
      <w:r w:rsidR="5E260F8C">
        <w:t xml:space="preserve"> as they may receive fewer queries, over </w:t>
      </w:r>
      <w:r w:rsidR="29E5213B">
        <w:t>the phone or by email,</w:t>
      </w:r>
      <w:r w:rsidR="5E260F8C">
        <w:t xml:space="preserve"> due to all the information being easy to find on the site.</w:t>
      </w:r>
      <w:r w:rsidR="1200B232">
        <w:t xml:space="preserve"> This can allow the Trust to easily connect with the corresponding areas.</w:t>
      </w:r>
    </w:p>
    <w:p w14:paraId="4BC56FA4" w14:textId="77777777" w:rsidR="00930373" w:rsidRDefault="00930373" w:rsidP="5777E801"/>
    <w:p w14:paraId="13B18A1C" w14:textId="1BF67DC5" w:rsidR="00D02BE0" w:rsidRDefault="00466222" w:rsidP="5777E801">
      <w:pPr>
        <w:pStyle w:val="Heading2"/>
      </w:pPr>
      <w:bookmarkStart w:id="9" w:name="_Toc133570131"/>
      <w:r>
        <w:t xml:space="preserve">3.2 </w:t>
      </w:r>
      <w:r w:rsidR="00C6114B">
        <w:t>–</w:t>
      </w:r>
      <w:r>
        <w:t xml:space="preserve"> </w:t>
      </w:r>
      <w:r w:rsidR="00C6114B">
        <w:t>Non-Functional Requirements</w:t>
      </w:r>
      <w:bookmarkEnd w:id="9"/>
    </w:p>
    <w:p w14:paraId="759A9B15" w14:textId="3988E5EF" w:rsidR="5777E801" w:rsidRPr="00930373" w:rsidRDefault="28F6A960" w:rsidP="5777E801">
      <w:pPr>
        <w:rPr>
          <w:rFonts w:eastAsiaTheme="minorEastAsia"/>
        </w:rPr>
      </w:pPr>
      <w:r>
        <w:t>We then identified the non-functional requirements:</w:t>
      </w:r>
    </w:p>
    <w:p w14:paraId="7C6E9404" w14:textId="20CB0476" w:rsidR="407E0192" w:rsidRDefault="00DD31D4" w:rsidP="739CA01A">
      <w:r>
        <w:t xml:space="preserve">Non-Functional Requirement </w:t>
      </w:r>
      <w:r w:rsidR="407E0192">
        <w:t xml:space="preserve">1 </w:t>
      </w:r>
      <w:r w:rsidR="0A6AAD84">
        <w:t xml:space="preserve">- The website will need to gather and store </w:t>
      </w:r>
      <w:r w:rsidR="0E08D31A">
        <w:t>users'</w:t>
      </w:r>
      <w:r w:rsidR="0A6AAD84">
        <w:t xml:space="preserve"> data securely</w:t>
      </w:r>
      <w:r w:rsidR="00E40B9F">
        <w:t>.</w:t>
      </w:r>
    </w:p>
    <w:p w14:paraId="1FB4FBAC" w14:textId="0417316A" w:rsidR="407E0192" w:rsidRDefault="00DD31D4" w:rsidP="739CA01A">
      <w:r>
        <w:t xml:space="preserve">Non-Functional Requirement </w:t>
      </w:r>
      <w:r w:rsidR="407E0192">
        <w:t>2</w:t>
      </w:r>
      <w:r w:rsidR="33D740FD">
        <w:t xml:space="preserve"> – The system will be easily maintained</w:t>
      </w:r>
      <w:r w:rsidR="00E40B9F">
        <w:t>.</w:t>
      </w:r>
    </w:p>
    <w:p w14:paraId="7D02A854" w14:textId="6A6BB990" w:rsidR="407E0192" w:rsidRDefault="00DD31D4" w:rsidP="739CA01A">
      <w:r>
        <w:t xml:space="preserve">Non-Functional Requirement </w:t>
      </w:r>
      <w:r w:rsidR="407E0192">
        <w:t>3</w:t>
      </w:r>
      <w:r w:rsidR="06C31B35">
        <w:t xml:space="preserve"> – </w:t>
      </w:r>
      <w:r w:rsidR="79A44058">
        <w:t>T</w:t>
      </w:r>
      <w:r w:rsidR="06C31B35">
        <w:t>he system will scale to support more users</w:t>
      </w:r>
      <w:r w:rsidR="00E40B9F">
        <w:t>.</w:t>
      </w:r>
    </w:p>
    <w:p w14:paraId="6EFC295F" w14:textId="72B3C63C" w:rsidR="407E0192" w:rsidRDefault="00DD31D4" w:rsidP="739CA01A">
      <w:pPr>
        <w:rPr>
          <w:rFonts w:eastAsiaTheme="minorEastAsia"/>
        </w:rPr>
      </w:pPr>
      <w:r>
        <w:t xml:space="preserve">Non-Functional Requirement </w:t>
      </w:r>
      <w:r w:rsidR="407E0192">
        <w:t>4</w:t>
      </w:r>
      <w:r w:rsidR="4BEFB9AB">
        <w:t xml:space="preserve"> – The </w:t>
      </w:r>
      <w:r w:rsidR="31821EA2">
        <w:t>website should be easy to navigate and use</w:t>
      </w:r>
      <w:r w:rsidR="00E40B9F">
        <w:t>.</w:t>
      </w:r>
    </w:p>
    <w:p w14:paraId="3ADE3E4B" w14:textId="05EA1125" w:rsidR="407E0192" w:rsidRDefault="00DD31D4" w:rsidP="739CA01A">
      <w:r>
        <w:t xml:space="preserve">Non-Functional Requirement </w:t>
      </w:r>
      <w:r w:rsidR="407E0192">
        <w:t>5</w:t>
      </w:r>
      <w:r w:rsidR="25999480">
        <w:t xml:space="preserve"> – The webs</w:t>
      </w:r>
      <w:r w:rsidR="53144EAF">
        <w:t>i</w:t>
      </w:r>
      <w:r w:rsidR="25999480">
        <w:t>te should be compatible with many browsers</w:t>
      </w:r>
      <w:r w:rsidR="00E40B9F">
        <w:t>.</w:t>
      </w:r>
    </w:p>
    <w:p w14:paraId="20CFB7C2" w14:textId="52D4829E" w:rsidR="3CB62B93" w:rsidRDefault="00DD31D4" w:rsidP="739CA01A">
      <w:pPr>
        <w:rPr>
          <w:rFonts w:eastAsiaTheme="minorEastAsia"/>
        </w:rPr>
      </w:pPr>
      <w:r>
        <w:t xml:space="preserve">Non-Functional Requirement </w:t>
      </w:r>
      <w:r w:rsidR="3CB62B93">
        <w:t>6</w:t>
      </w:r>
      <w:r w:rsidR="506406E7">
        <w:t xml:space="preserve"> – The website should be accessible to all users</w:t>
      </w:r>
      <w:r w:rsidR="00E40B9F">
        <w:t>.</w:t>
      </w:r>
    </w:p>
    <w:p w14:paraId="6DB34DA4" w14:textId="243F0304" w:rsidR="5777E801" w:rsidRDefault="5777E801" w:rsidP="5777E801"/>
    <w:p w14:paraId="2B004E10" w14:textId="21DC04DB" w:rsidR="00C6114B" w:rsidRDefault="004B2A38" w:rsidP="5777E801">
      <w:pPr>
        <w:pStyle w:val="Heading2"/>
      </w:pPr>
      <w:bookmarkStart w:id="10" w:name="_Toc133570132"/>
      <w:r>
        <w:t>3.2.1 – Security</w:t>
      </w:r>
      <w:bookmarkEnd w:id="10"/>
    </w:p>
    <w:p w14:paraId="5CA2DD3D" w14:textId="72A7A667" w:rsidR="343E7020" w:rsidRDefault="343E7020" w:rsidP="5777E801">
      <w:r>
        <w:t xml:space="preserve">The </w:t>
      </w:r>
      <w:r w:rsidR="19F7791D">
        <w:t>C</w:t>
      </w:r>
      <w:r>
        <w:t xml:space="preserve">ommunity </w:t>
      </w:r>
      <w:r w:rsidR="12C2E53E">
        <w:t>B</w:t>
      </w:r>
      <w:r>
        <w:t xml:space="preserve">ridges </w:t>
      </w:r>
      <w:r w:rsidR="0BFA6693">
        <w:t>T</w:t>
      </w:r>
      <w:r>
        <w:t>rust gathers personal information given by the user.</w:t>
      </w:r>
      <w:r w:rsidR="0592E65C">
        <w:t xml:space="preserve"> This data needs to be stored securely. To ac</w:t>
      </w:r>
      <w:r w:rsidR="64E558F4">
        <w:t xml:space="preserve">hieve this, we will work with the trust to </w:t>
      </w:r>
      <w:r w:rsidR="760F83F6">
        <w:t>make all input encrypted and stored. This way no personal information will be stolen.</w:t>
      </w:r>
    </w:p>
    <w:p w14:paraId="18130CDA" w14:textId="412C7601" w:rsidR="004B2A38" w:rsidRDefault="004B2A38" w:rsidP="5777E801">
      <w:pPr>
        <w:pStyle w:val="Heading2"/>
      </w:pPr>
      <w:bookmarkStart w:id="11" w:name="_Toc133570133"/>
      <w:r>
        <w:t>3.2.2 – Maintainability</w:t>
      </w:r>
      <w:bookmarkEnd w:id="11"/>
    </w:p>
    <w:p w14:paraId="7030E624" w14:textId="1FCCB824" w:rsidR="17414380" w:rsidRDefault="17414380" w:rsidP="5777E801">
      <w:r>
        <w:t>The website needs to be easily maintainable and easy to update by the staff. To do this the group must make sure the website is made effic</w:t>
      </w:r>
      <w:r w:rsidR="0E24777F">
        <w:t>i</w:t>
      </w:r>
      <w:r>
        <w:t>e</w:t>
      </w:r>
      <w:r w:rsidR="02DCB0BF">
        <w:t xml:space="preserve">ntly and </w:t>
      </w:r>
      <w:r w:rsidR="7BDE0FFD">
        <w:t xml:space="preserve">that </w:t>
      </w:r>
      <w:r w:rsidR="02DCB0BF">
        <w:t>ther</w:t>
      </w:r>
      <w:r w:rsidR="43BDCE7A">
        <w:t>e</w:t>
      </w:r>
      <w:r w:rsidR="02DCB0BF">
        <w:t xml:space="preserve"> are training documents to go along</w:t>
      </w:r>
      <w:r w:rsidR="7E68D93E">
        <w:t xml:space="preserve"> with</w:t>
      </w:r>
      <w:r w:rsidR="02DCB0BF">
        <w:t xml:space="preserve"> this. This will allow the volunteers at the Trust to update and maintain the website once it</w:t>
      </w:r>
      <w:r w:rsidR="38DF1DE5">
        <w:t xml:space="preserve"> is</w:t>
      </w:r>
      <w:r w:rsidR="02DCB0BF">
        <w:t xml:space="preserve"> deployed.</w:t>
      </w:r>
    </w:p>
    <w:p w14:paraId="0F35531F" w14:textId="4CF8B4B2" w:rsidR="004B2A38" w:rsidRDefault="004B2A38" w:rsidP="5777E801">
      <w:pPr>
        <w:pStyle w:val="Heading2"/>
      </w:pPr>
      <w:bookmarkStart w:id="12" w:name="_Toc133570134"/>
      <w:r>
        <w:t>3.2.3 – Scalability</w:t>
      </w:r>
      <w:bookmarkEnd w:id="12"/>
    </w:p>
    <w:p w14:paraId="5963A8AC" w14:textId="10483B35" w:rsidR="4BAF7691" w:rsidRDefault="4BAF7691" w:rsidP="5777E801">
      <w:r>
        <w:t>The website should be designed to be used by a variety of people at one time. Currently</w:t>
      </w:r>
      <w:r w:rsidR="4F5FD758">
        <w:t>,</w:t>
      </w:r>
      <w:r>
        <w:t xml:space="preserve"> the Trust is only us</w:t>
      </w:r>
      <w:r w:rsidR="5E5F079B">
        <w:t xml:space="preserve">ed by two areas, </w:t>
      </w:r>
      <w:r w:rsidR="00E40B9F">
        <w:t>Meadow,</w:t>
      </w:r>
      <w:r w:rsidR="5E5F079B">
        <w:t xml:space="preserve"> and Clifton, however</w:t>
      </w:r>
      <w:r w:rsidR="6CBC1F92">
        <w:t>,</w:t>
      </w:r>
      <w:r w:rsidR="5E5F079B">
        <w:t xml:space="preserve"> if this was to change the website should be able to handle the increase in traffic. For example, if Co</w:t>
      </w:r>
      <w:r w:rsidR="10BAF227">
        <w:t xml:space="preserve">mmunity bridges trust expanded to </w:t>
      </w:r>
      <w:r w:rsidR="1721888B">
        <w:t>Lenton and Wollaton East.</w:t>
      </w:r>
    </w:p>
    <w:p w14:paraId="5EEA34BB" w14:textId="40779D97" w:rsidR="004B2A38" w:rsidRDefault="004B2A38" w:rsidP="5777E801">
      <w:pPr>
        <w:pStyle w:val="Heading2"/>
      </w:pPr>
      <w:bookmarkStart w:id="13" w:name="_Toc133570135"/>
      <w:r>
        <w:t>3.2.4 – Usability</w:t>
      </w:r>
      <w:bookmarkEnd w:id="13"/>
    </w:p>
    <w:p w14:paraId="14F9E86B" w14:textId="53D502AB" w:rsidR="004B2A38" w:rsidRDefault="55C66DBC" w:rsidP="5777E801">
      <w:r>
        <w:t>The website should be simple to navigate and use. This should allow a wide range of people to use it. Even if perhaps</w:t>
      </w:r>
      <w:r w:rsidR="79A029C8">
        <w:t xml:space="preserve">, </w:t>
      </w:r>
      <w:r>
        <w:t>they speak very little English</w:t>
      </w:r>
      <w:r w:rsidR="09DA5A30">
        <w:t>. This will include choosing sensible colour schemes, fonts and formatting text in an und</w:t>
      </w:r>
      <w:r w:rsidR="17134F71">
        <w:t>erstandable way.</w:t>
      </w:r>
    </w:p>
    <w:p w14:paraId="067E5D38" w14:textId="1BE614AD" w:rsidR="004B2A38" w:rsidRDefault="6690F177" w:rsidP="5777E801">
      <w:pPr>
        <w:pStyle w:val="Heading2"/>
      </w:pPr>
      <w:bookmarkStart w:id="14" w:name="_Toc133570136"/>
      <w:r>
        <w:t>3.2.5 – Compatibility</w:t>
      </w:r>
      <w:bookmarkEnd w:id="14"/>
    </w:p>
    <w:p w14:paraId="36796649" w14:textId="52BD85B8" w:rsidR="004B2A38" w:rsidRDefault="32EE634F" w:rsidP="5777E801">
      <w:r>
        <w:t>The website must be compatible with all browsers and devices. This will allow user</w:t>
      </w:r>
      <w:r w:rsidR="2FB3FB90">
        <w:t>s</w:t>
      </w:r>
      <w:r>
        <w:t xml:space="preserve"> to view the website far more easily. Furthermore, users who do not have desktops will be able to ea</w:t>
      </w:r>
      <w:r w:rsidR="1240D5E8">
        <w:t>sily access the information needed.</w:t>
      </w:r>
    </w:p>
    <w:p w14:paraId="7394B17E" w14:textId="1334C1FC" w:rsidR="004B2A38" w:rsidRDefault="6690F177" w:rsidP="5777E801">
      <w:pPr>
        <w:pStyle w:val="Heading2"/>
      </w:pPr>
      <w:bookmarkStart w:id="15" w:name="_Toc133570137"/>
      <w:r>
        <w:t>3.2.6 – Accessibility</w:t>
      </w:r>
      <w:bookmarkEnd w:id="15"/>
    </w:p>
    <w:p w14:paraId="5B630695" w14:textId="5FE70FDC" w:rsidR="004B2A38" w:rsidRDefault="124C9353" w:rsidP="5777E801">
      <w:r>
        <w:t>The website must be accessible to all. There are many people in Meadows and Clifton who have disabilities. Making the website accessible will allow them to use t</w:t>
      </w:r>
      <w:r w:rsidR="29D1974E">
        <w:t xml:space="preserve">he website more easily. Ways we can do this is by, having alt text, </w:t>
      </w:r>
      <w:r w:rsidR="5C2D81D9">
        <w:t xml:space="preserve">easy-to-use </w:t>
      </w:r>
      <w:r w:rsidR="00930373">
        <w:t>navigation,</w:t>
      </w:r>
      <w:r w:rsidR="5C2D81D9">
        <w:t xml:space="preserve"> and captions for videos.</w:t>
      </w:r>
      <w:r w:rsidR="29D1974E">
        <w:t xml:space="preserve"> </w:t>
      </w:r>
    </w:p>
    <w:p w14:paraId="7A3D0798" w14:textId="5892B1C7" w:rsidR="004B2A38" w:rsidRDefault="0C50388C" w:rsidP="5777E801">
      <w:r>
        <w:t xml:space="preserve">If we manage to tick off all these requirements during development, the project will be a big success. </w:t>
      </w:r>
      <w:r w:rsidR="12B6CEF0">
        <w:t xml:space="preserve">This is because it would allow the Community Bridges Trust to connect with the residents of Meadows and Clifton regardless of </w:t>
      </w:r>
      <w:r w:rsidR="4512B97B">
        <w:t>who they are. Furthermore, it will be safe</w:t>
      </w:r>
      <w:r w:rsidR="41D851BC">
        <w:t>r</w:t>
      </w:r>
      <w:r w:rsidR="4512B97B">
        <w:t xml:space="preserve"> and</w:t>
      </w:r>
      <w:r w:rsidR="42F060F3">
        <w:t xml:space="preserve"> more</w:t>
      </w:r>
      <w:r w:rsidR="4512B97B">
        <w:t xml:space="preserve"> secure to use the website and if the trust ever decides to expand, </w:t>
      </w:r>
      <w:r w:rsidR="4B794FDF">
        <w:t>the website will still be usable.</w:t>
      </w:r>
      <w:r>
        <w:t xml:space="preserve"> </w:t>
      </w:r>
    </w:p>
    <w:p w14:paraId="32B33713" w14:textId="77777777" w:rsidR="00C316ED" w:rsidRDefault="00C316ED" w:rsidP="5777E801">
      <w:pPr>
        <w:pStyle w:val="Heading1"/>
      </w:pPr>
    </w:p>
    <w:p w14:paraId="69D9B7DE" w14:textId="77777777" w:rsidR="00C316ED" w:rsidRDefault="00C316ED" w:rsidP="00C316ED"/>
    <w:p w14:paraId="38AA30AE" w14:textId="77777777" w:rsidR="00C316ED" w:rsidRDefault="00C316ED" w:rsidP="00C316ED"/>
    <w:p w14:paraId="322B9080" w14:textId="77777777" w:rsidR="00C316ED" w:rsidRDefault="00C316ED" w:rsidP="00C316ED"/>
    <w:p w14:paraId="44B97B48" w14:textId="77777777" w:rsidR="00C316ED" w:rsidRPr="00C316ED" w:rsidRDefault="00C316ED" w:rsidP="00C316ED"/>
    <w:p w14:paraId="04A9C5C3" w14:textId="03707C2D" w:rsidR="004B2A38" w:rsidRDefault="00774878" w:rsidP="5777E801">
      <w:pPr>
        <w:pStyle w:val="Heading1"/>
      </w:pPr>
      <w:bookmarkStart w:id="16" w:name="_Toc133570138"/>
      <w:r>
        <w:t>Section 4 – Design &amp; Development</w:t>
      </w:r>
      <w:bookmarkEnd w:id="16"/>
    </w:p>
    <w:p w14:paraId="322853CC" w14:textId="5760EF5F" w:rsidR="00774878" w:rsidRDefault="0B103868" w:rsidP="5777E801">
      <w:pPr>
        <w:pStyle w:val="Heading2"/>
      </w:pPr>
      <w:bookmarkStart w:id="17" w:name="_Toc133570140"/>
      <w:r>
        <w:t xml:space="preserve">4.1 – </w:t>
      </w:r>
      <w:r w:rsidR="00774878">
        <w:t>Site Map</w:t>
      </w:r>
      <w:bookmarkEnd w:id="17"/>
    </w:p>
    <w:p w14:paraId="182D20A3" w14:textId="53A337C0" w:rsidR="49451A2B" w:rsidRDefault="49451A2B" w:rsidP="49451A2B"/>
    <w:p w14:paraId="65FD816E" w14:textId="61A8EBC6" w:rsidR="2FACBF32" w:rsidRDefault="2FACBF32" w:rsidP="49451A2B">
      <w:r>
        <w:rPr>
          <w:noProof/>
        </w:rPr>
        <w:drawing>
          <wp:inline distT="0" distB="0" distL="0" distR="0" wp14:anchorId="73DA6557" wp14:editId="0B58A44B">
            <wp:extent cx="5562600" cy="3175317"/>
            <wp:effectExtent l="0" t="0" r="0" b="0"/>
            <wp:docPr id="1037786994" name="Picture 10377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600" cy="3175317"/>
                    </a:xfrm>
                    <a:prstGeom prst="rect">
                      <a:avLst/>
                    </a:prstGeom>
                  </pic:spPr>
                </pic:pic>
              </a:graphicData>
            </a:graphic>
          </wp:inline>
        </w:drawing>
      </w:r>
    </w:p>
    <w:p w14:paraId="2C936B62" w14:textId="154EB048" w:rsidR="49451A2B" w:rsidRDefault="49451A2B"/>
    <w:p w14:paraId="4C98758A" w14:textId="3E10F4A9" w:rsidR="49451A2B" w:rsidRDefault="49451A2B"/>
    <w:p w14:paraId="597436DC" w14:textId="77777777" w:rsidR="00177187" w:rsidRPr="00177187" w:rsidRDefault="00177187" w:rsidP="00177187"/>
    <w:p w14:paraId="523ACAE4" w14:textId="16EB58CF" w:rsidR="00774878" w:rsidRDefault="00774878" w:rsidP="5777E801">
      <w:pPr>
        <w:pStyle w:val="Heading2"/>
      </w:pPr>
      <w:bookmarkStart w:id="18" w:name="_Toc133570141"/>
      <w:r>
        <w:t>4.</w:t>
      </w:r>
      <w:r w:rsidR="003C533F">
        <w:t>2</w:t>
      </w:r>
      <w:r>
        <w:t xml:space="preserve"> - Wireframes</w:t>
      </w:r>
      <w:bookmarkEnd w:id="18"/>
      <w:r>
        <w:t xml:space="preserve"> </w:t>
      </w:r>
    </w:p>
    <w:p w14:paraId="2333D2E7" w14:textId="0F232B0B" w:rsidR="1FBA9423" w:rsidRDefault="1FBA9423" w:rsidP="49451A2B"/>
    <w:p w14:paraId="4D48C2C7" w14:textId="2484D041" w:rsidR="3C4B693C" w:rsidRDefault="782FF2C3">
      <w:pPr>
        <w:rPr>
          <w:rFonts w:ascii="Calibri" w:eastAsia="Calibri" w:hAnsi="Calibri" w:cs="Calibri"/>
        </w:rPr>
      </w:pPr>
      <w:r>
        <w:t xml:space="preserve">The website wireframe displays an individual structure, with the homepage at the top and other sections like "About Us," "Products," "Services," "News," and "Contact Us" under there. These main parts are each followed by </w:t>
      </w:r>
      <w:r w:rsidR="00E40B9F">
        <w:t>several</w:t>
      </w:r>
      <w:r>
        <w:t xml:space="preserve"> linked subpages.</w:t>
      </w:r>
      <w:r w:rsidR="6AFD4C89">
        <w:t xml:space="preserve"> </w:t>
      </w:r>
      <w:r w:rsidR="070BE3B4">
        <w:t xml:space="preserve"> </w:t>
      </w:r>
      <w:r w:rsidR="070BE3B4" w:rsidRPr="49451A2B">
        <w:rPr>
          <w:rFonts w:ascii="Calibri" w:eastAsia="Calibri" w:hAnsi="Calibri" w:cs="Calibri"/>
        </w:rPr>
        <w:t xml:space="preserve">The website wireframe displays contain </w:t>
      </w:r>
      <w:r w:rsidR="330137DB" w:rsidRPr="49451A2B">
        <w:rPr>
          <w:rFonts w:ascii="Calibri" w:eastAsia="Calibri" w:hAnsi="Calibri" w:cs="Calibri"/>
        </w:rPr>
        <w:t xml:space="preserve">a </w:t>
      </w:r>
      <w:r w:rsidR="070BE3B4" w:rsidRPr="49451A2B">
        <w:rPr>
          <w:rFonts w:ascii="Calibri" w:eastAsia="Calibri" w:hAnsi="Calibri" w:cs="Calibri"/>
        </w:rPr>
        <w:t>footer, Video and Map</w:t>
      </w:r>
      <w:r w:rsidR="4556EF3A" w:rsidRPr="49451A2B">
        <w:rPr>
          <w:rFonts w:ascii="Calibri" w:eastAsia="Calibri" w:hAnsi="Calibri" w:cs="Calibri"/>
        </w:rPr>
        <w:t xml:space="preserve"> image</w:t>
      </w:r>
      <w:r w:rsidR="070BE3B4" w:rsidRPr="49451A2B">
        <w:rPr>
          <w:rFonts w:ascii="Calibri" w:eastAsia="Calibri" w:hAnsi="Calibri" w:cs="Calibri"/>
        </w:rPr>
        <w:t xml:space="preserve">. </w:t>
      </w:r>
    </w:p>
    <w:p w14:paraId="2A6FC33F" w14:textId="77777777" w:rsidR="00B64AAB" w:rsidRDefault="00B64AAB">
      <w:pPr>
        <w:rPr>
          <w:rFonts w:ascii="Calibri" w:eastAsia="Calibri" w:hAnsi="Calibri" w:cs="Calibri"/>
        </w:rPr>
      </w:pPr>
    </w:p>
    <w:p w14:paraId="7A3CEA84" w14:textId="77777777" w:rsidR="00B64AAB" w:rsidRDefault="00B64AAB">
      <w:pPr>
        <w:rPr>
          <w:rFonts w:ascii="Calibri" w:eastAsia="Calibri" w:hAnsi="Calibri" w:cs="Calibri"/>
        </w:rPr>
      </w:pPr>
    </w:p>
    <w:p w14:paraId="341A67B6" w14:textId="2AF2E5AA" w:rsidR="00B64AAB" w:rsidRPr="00B64AAB" w:rsidRDefault="0052247F">
      <w:pPr>
        <w:rPr>
          <w:rFonts w:ascii="Calibri" w:eastAsia="Calibri" w:hAnsi="Calibri" w:cs="Calibri"/>
        </w:rPr>
      </w:pPr>
      <w:r>
        <w:rPr>
          <w:noProof/>
        </w:rPr>
        <w:drawing>
          <wp:inline distT="0" distB="0" distL="0" distR="0" wp14:anchorId="3FFA4A7E" wp14:editId="4A50C943">
            <wp:extent cx="5343525" cy="623154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3942" cy="6232033"/>
                    </a:xfrm>
                    <a:prstGeom prst="rect">
                      <a:avLst/>
                    </a:prstGeom>
                    <a:noFill/>
                    <a:ln>
                      <a:noFill/>
                    </a:ln>
                  </pic:spPr>
                </pic:pic>
              </a:graphicData>
            </a:graphic>
          </wp:inline>
        </w:drawing>
      </w:r>
    </w:p>
    <w:p w14:paraId="4118C921" w14:textId="77777777" w:rsidR="00DD31D4" w:rsidRDefault="00DD31D4" w:rsidP="3C4B693C">
      <w:pPr>
        <w:pStyle w:val="Heading1"/>
        <w:rPr>
          <w:rFonts w:ascii="Calibri Light" w:eastAsia="Calibri Light" w:hAnsi="Calibri Light" w:cs="Calibri Light"/>
        </w:rPr>
      </w:pPr>
    </w:p>
    <w:p w14:paraId="4402D0AA" w14:textId="60553D2D" w:rsidR="00439002" w:rsidRDefault="04EE3AEA" w:rsidP="3C4B693C">
      <w:pPr>
        <w:pStyle w:val="Heading1"/>
      </w:pPr>
      <w:bookmarkStart w:id="19" w:name="_Toc133570142"/>
      <w:r w:rsidRPr="5777E801">
        <w:rPr>
          <w:rFonts w:ascii="Calibri Light" w:eastAsia="Calibri Light" w:hAnsi="Calibri Light" w:cs="Calibri Light"/>
        </w:rPr>
        <w:t>Sectio</w:t>
      </w:r>
      <w:r w:rsidR="0008101A">
        <w:rPr>
          <w:rFonts w:ascii="Calibri Light" w:eastAsia="Calibri Light" w:hAnsi="Calibri Light" w:cs="Calibri Light"/>
        </w:rPr>
        <w:t>n</w:t>
      </w:r>
      <w:r w:rsidRPr="5777E801">
        <w:rPr>
          <w:rFonts w:ascii="Calibri Light" w:eastAsia="Calibri Light" w:hAnsi="Calibri Light" w:cs="Calibri Light"/>
        </w:rPr>
        <w:t xml:space="preserve"> 5 - </w:t>
      </w:r>
      <w:r w:rsidR="00439002" w:rsidRPr="5777E801">
        <w:rPr>
          <w:rFonts w:ascii="Calibri Light" w:eastAsia="Calibri Light" w:hAnsi="Calibri Light" w:cs="Calibri Light"/>
        </w:rPr>
        <w:t>Professional, social, ethical, and legal considerations</w:t>
      </w:r>
      <w:bookmarkEnd w:id="19"/>
      <w:r w:rsidR="00439002" w:rsidRPr="5777E801">
        <w:rPr>
          <w:rFonts w:ascii="Calibri Light" w:eastAsia="Calibri Light" w:hAnsi="Calibri Light" w:cs="Calibri Light"/>
        </w:rPr>
        <w:t xml:space="preserve"> </w:t>
      </w:r>
    </w:p>
    <w:p w14:paraId="431126A8" w14:textId="072A7F81" w:rsidR="00439002" w:rsidRDefault="00439002" w:rsidP="3C4B693C">
      <w:pPr>
        <w:spacing w:line="257" w:lineRule="auto"/>
        <w:jc w:val="both"/>
      </w:pPr>
      <w:r w:rsidRPr="3C4B693C">
        <w:rPr>
          <w:rFonts w:ascii="Calibri" w:eastAsia="Calibri" w:hAnsi="Calibri" w:cs="Calibri"/>
        </w:rPr>
        <w:t xml:space="preserve"> </w:t>
      </w:r>
    </w:p>
    <w:p w14:paraId="0252719A" w14:textId="4E6780AF" w:rsidR="00439002" w:rsidRDefault="00439002" w:rsidP="3C4B693C">
      <w:pPr>
        <w:spacing w:line="257" w:lineRule="auto"/>
        <w:jc w:val="both"/>
      </w:pPr>
      <w:r w:rsidRPr="3C4B693C">
        <w:rPr>
          <w:rFonts w:ascii="Calibri" w:eastAsia="Calibri" w:hAnsi="Calibri" w:cs="Calibri"/>
        </w:rPr>
        <w:t>Throughout this web project, there are various factors concerning social, legal, ethical, and professional matters.</w:t>
      </w:r>
    </w:p>
    <w:p w14:paraId="41EF0F31" w14:textId="45D469C4" w:rsidR="00439002" w:rsidRDefault="00439002" w:rsidP="3C4B693C">
      <w:pPr>
        <w:spacing w:line="257" w:lineRule="auto"/>
        <w:jc w:val="both"/>
      </w:pPr>
      <w:r w:rsidRPr="5777E801">
        <w:rPr>
          <w:rFonts w:ascii="Calibri" w:eastAsia="Calibri" w:hAnsi="Calibri" w:cs="Calibri"/>
        </w:rPr>
        <w:t>The Bridges Community Trust offers a voice in the stead of the people of the Meadows in Nottinghamshire, that brings to light the socio-economic issues of the area, and how the area can face such issues related to race, wealth and social status. Because a high percentage of the Meadows residents are from an ethnic background, the platform must strive to allow equal access for people of all backgrounds so it can be quickly and easily accessed by these people. As shown in the BCS Code of Conduct, it states that “You take personal and collective responsibility for your actions while maintaining discretion and ethical standards”, this shows that as we work on this project all these standards must be kept in mind, especially for the user-base.</w:t>
      </w:r>
    </w:p>
    <w:p w14:paraId="45FE1893" w14:textId="5560B4B3" w:rsidR="5777E801" w:rsidRDefault="5777E801" w:rsidP="5777E801">
      <w:pPr>
        <w:spacing w:line="257" w:lineRule="auto"/>
        <w:jc w:val="both"/>
        <w:rPr>
          <w:rFonts w:ascii="Calibri" w:eastAsia="Calibri" w:hAnsi="Calibri" w:cs="Calibri"/>
        </w:rPr>
      </w:pPr>
    </w:p>
    <w:p w14:paraId="25D0FAC8" w14:textId="74684ED0" w:rsidR="00439002" w:rsidRDefault="1D4839EE" w:rsidP="5777E801">
      <w:pPr>
        <w:pStyle w:val="Heading2"/>
      </w:pPr>
      <w:bookmarkStart w:id="20" w:name="_Toc133570143"/>
      <w:r w:rsidRPr="5777E801">
        <w:t xml:space="preserve">5.1 - </w:t>
      </w:r>
      <w:r w:rsidR="00439002" w:rsidRPr="5777E801">
        <w:t>Professional</w:t>
      </w:r>
      <w:bookmarkEnd w:id="20"/>
    </w:p>
    <w:p w14:paraId="0420F9CF" w14:textId="5A5322A0" w:rsidR="7A472716" w:rsidRDefault="0425E517" w:rsidP="5777E801">
      <w:pPr>
        <w:spacing w:line="257" w:lineRule="auto"/>
        <w:jc w:val="both"/>
        <w:rPr>
          <w:rFonts w:ascii="Calibri" w:eastAsia="Calibri" w:hAnsi="Calibri" w:cs="Calibri"/>
        </w:rPr>
      </w:pPr>
      <w:r w:rsidRPr="5777E801">
        <w:rPr>
          <w:rFonts w:ascii="Calibri" w:eastAsia="Calibri" w:hAnsi="Calibri" w:cs="Calibri"/>
        </w:rPr>
        <w:t>We have identified 3 professional issues that may arise when working on this project. Firstly,</w:t>
      </w:r>
      <w:r w:rsidR="1F5FD6E6" w:rsidRPr="5777E801">
        <w:rPr>
          <w:rFonts w:ascii="Calibri" w:eastAsia="Calibri" w:hAnsi="Calibri" w:cs="Calibri"/>
        </w:rPr>
        <w:t xml:space="preserve"> creating a fast website that are accessible to a wide range of people. This should be created with a high standard, this a phone-first responsive design.</w:t>
      </w:r>
      <w:r w:rsidR="433992F2" w:rsidRPr="5777E801">
        <w:rPr>
          <w:rFonts w:ascii="Calibri" w:eastAsia="Calibri" w:hAnsi="Calibri" w:cs="Calibri"/>
        </w:rPr>
        <w:t xml:space="preserve"> </w:t>
      </w:r>
      <w:r w:rsidR="366D1005" w:rsidRPr="1B982B24">
        <w:rPr>
          <w:rFonts w:ascii="Calibri" w:eastAsia="Calibri" w:hAnsi="Calibri" w:cs="Calibri"/>
        </w:rPr>
        <w:t>In Douglas F’s</w:t>
      </w:r>
      <w:r w:rsidR="75D24086" w:rsidRPr="1B982B24">
        <w:rPr>
          <w:rFonts w:ascii="Calibri" w:eastAsia="Calibri" w:hAnsi="Calibri" w:cs="Calibri"/>
        </w:rPr>
        <w:t xml:space="preserve"> (2021)</w:t>
      </w:r>
      <w:r w:rsidR="366D1005" w:rsidRPr="1B982B24">
        <w:rPr>
          <w:rFonts w:ascii="Calibri" w:eastAsia="Calibri" w:hAnsi="Calibri" w:cs="Calibri"/>
        </w:rPr>
        <w:t xml:space="preserve"> survey</w:t>
      </w:r>
      <w:r w:rsidR="774B290F" w:rsidRPr="1B982B24">
        <w:rPr>
          <w:rFonts w:ascii="Calibri" w:eastAsia="Calibri" w:hAnsi="Calibri" w:cs="Calibri"/>
        </w:rPr>
        <w:t>,</w:t>
      </w:r>
      <w:r w:rsidR="366D1005" w:rsidRPr="1B982B24">
        <w:rPr>
          <w:rFonts w:ascii="Calibri" w:eastAsia="Calibri" w:hAnsi="Calibri" w:cs="Calibri"/>
        </w:rPr>
        <w:t xml:space="preserve"> 96.1% of respond</w:t>
      </w:r>
      <w:r w:rsidR="2E42C226" w:rsidRPr="1B982B24">
        <w:rPr>
          <w:rFonts w:ascii="Calibri" w:eastAsia="Calibri" w:hAnsi="Calibri" w:cs="Calibri"/>
        </w:rPr>
        <w:t>e</w:t>
      </w:r>
      <w:r w:rsidR="366D1005" w:rsidRPr="1B982B24">
        <w:rPr>
          <w:rFonts w:ascii="Calibri" w:eastAsia="Calibri" w:hAnsi="Calibri" w:cs="Calibri"/>
        </w:rPr>
        <w:t>nts had a mobile phone, this highlights the im</w:t>
      </w:r>
      <w:r w:rsidR="7F66C12A" w:rsidRPr="1B982B24">
        <w:rPr>
          <w:rFonts w:ascii="Calibri" w:eastAsia="Calibri" w:hAnsi="Calibri" w:cs="Calibri"/>
        </w:rPr>
        <w:t>portance of a phone-first design.</w:t>
      </w:r>
      <w:r w:rsidR="366D1005" w:rsidRPr="1B982B24">
        <w:rPr>
          <w:rFonts w:ascii="Calibri" w:eastAsia="Calibri" w:hAnsi="Calibri" w:cs="Calibri"/>
        </w:rPr>
        <w:t xml:space="preserve"> </w:t>
      </w:r>
      <w:r w:rsidR="433992F2" w:rsidRPr="5777E801">
        <w:rPr>
          <w:rFonts w:ascii="Calibri" w:eastAsia="Calibri" w:hAnsi="Calibri" w:cs="Calibri"/>
        </w:rPr>
        <w:t xml:space="preserve">Secondly, having the ability to stay as a cohesive team, that puts the wants of the client and the user-base first. Lastly, </w:t>
      </w:r>
      <w:r w:rsidR="01DE7824" w:rsidRPr="5777E801">
        <w:rPr>
          <w:rFonts w:ascii="Calibri" w:eastAsia="Calibri" w:hAnsi="Calibri" w:cs="Calibri"/>
        </w:rPr>
        <w:t>w</w:t>
      </w:r>
      <w:r w:rsidR="433992F2" w:rsidRPr="5777E801">
        <w:rPr>
          <w:rFonts w:ascii="Calibri" w:eastAsia="Calibri" w:hAnsi="Calibri" w:cs="Calibri"/>
        </w:rPr>
        <w:t>e must acknowledge the wide user-base of the website</w:t>
      </w:r>
      <w:r w:rsidR="00095B71">
        <w:rPr>
          <w:rFonts w:ascii="Calibri" w:eastAsia="Calibri" w:hAnsi="Calibri" w:cs="Calibri"/>
        </w:rPr>
        <w:t>.</w:t>
      </w:r>
    </w:p>
    <w:p w14:paraId="14A5B741" w14:textId="2AF7BB58" w:rsidR="7A472716" w:rsidRDefault="7A472716" w:rsidP="5777E801">
      <w:pPr>
        <w:spacing w:line="257" w:lineRule="auto"/>
        <w:jc w:val="both"/>
        <w:rPr>
          <w:rFonts w:ascii="Calibri" w:eastAsia="Calibri" w:hAnsi="Calibri" w:cs="Calibri"/>
        </w:rPr>
      </w:pPr>
      <w:r w:rsidRPr="5777E801">
        <w:rPr>
          <w:rFonts w:ascii="Calibri" w:eastAsia="Calibri" w:hAnsi="Calibri" w:cs="Calibri"/>
        </w:rPr>
        <w:t>To</w:t>
      </w:r>
      <w:r w:rsidR="3E5D32EF" w:rsidRPr="5777E801">
        <w:rPr>
          <w:rFonts w:ascii="Calibri" w:eastAsia="Calibri" w:hAnsi="Calibri" w:cs="Calibri"/>
        </w:rPr>
        <w:t xml:space="preserve"> combat this, we will</w:t>
      </w:r>
      <w:r w:rsidRPr="5777E801">
        <w:rPr>
          <w:rFonts w:ascii="Calibri" w:eastAsia="Calibri" w:hAnsi="Calibri" w:cs="Calibri"/>
        </w:rPr>
        <w:t xml:space="preserve"> create a fast website that is accessible to a wide range of people and designed with a phone-first, responsive design approach. We can start by optimizing images, reducing the number of HTTP requests etc.</w:t>
      </w:r>
      <w:r w:rsidR="453506EE" w:rsidRPr="5777E801">
        <w:rPr>
          <w:rFonts w:ascii="Calibri" w:eastAsia="Calibri" w:hAnsi="Calibri" w:cs="Calibri"/>
        </w:rPr>
        <w:t xml:space="preserve"> This will allow all users to easily use the website. </w:t>
      </w:r>
      <w:r w:rsidR="7A5A1B9D" w:rsidRPr="5777E801">
        <w:rPr>
          <w:rFonts w:ascii="Calibri" w:eastAsia="Calibri" w:hAnsi="Calibri" w:cs="Calibri"/>
        </w:rPr>
        <w:t xml:space="preserve">We will follow the </w:t>
      </w:r>
      <w:r w:rsidR="2A7CD250" w:rsidRPr="5777E801">
        <w:rPr>
          <w:rFonts w:ascii="Calibri" w:eastAsia="Calibri" w:hAnsi="Calibri" w:cs="Calibri"/>
        </w:rPr>
        <w:t>(</w:t>
      </w:r>
      <w:r w:rsidR="7A5A1B9D" w:rsidRPr="5777E801">
        <w:rPr>
          <w:rFonts w:ascii="Calibri" w:eastAsia="Calibri" w:hAnsi="Calibri" w:cs="Calibri"/>
        </w:rPr>
        <w:t>WCAG</w:t>
      </w:r>
      <w:r w:rsidR="6C2CE648" w:rsidRPr="5777E801">
        <w:rPr>
          <w:rFonts w:ascii="Calibri" w:eastAsia="Calibri" w:hAnsi="Calibri" w:cs="Calibri"/>
        </w:rPr>
        <w:t>)</w:t>
      </w:r>
      <w:r w:rsidR="7A5A1B9D" w:rsidRPr="5777E801">
        <w:rPr>
          <w:rFonts w:ascii="Calibri" w:eastAsia="Calibri" w:hAnsi="Calibri" w:cs="Calibri"/>
        </w:rPr>
        <w:t xml:space="preserve"> web content acces</w:t>
      </w:r>
      <w:r w:rsidR="17CD4146" w:rsidRPr="5777E801">
        <w:rPr>
          <w:rFonts w:ascii="Calibri" w:eastAsia="Calibri" w:hAnsi="Calibri" w:cs="Calibri"/>
        </w:rPr>
        <w:t>sibility guidelines</w:t>
      </w:r>
      <w:r w:rsidR="71F1B847" w:rsidRPr="5777E801">
        <w:rPr>
          <w:rFonts w:ascii="Calibri" w:eastAsia="Calibri" w:hAnsi="Calibri" w:cs="Calibri"/>
        </w:rPr>
        <w:t xml:space="preserve">. This will allow us to ensure people with disabilities are able to use it easily. </w:t>
      </w:r>
      <w:r w:rsidR="56F65899" w:rsidRPr="5777E801">
        <w:rPr>
          <w:rFonts w:ascii="Calibri" w:eastAsia="Calibri" w:hAnsi="Calibri" w:cs="Calibri"/>
        </w:rPr>
        <w:t>Additionally, we will stay as a cohesive team by having weekly meeting</w:t>
      </w:r>
      <w:r w:rsidR="159B3DCB" w:rsidRPr="5777E801">
        <w:rPr>
          <w:rFonts w:ascii="Calibri" w:eastAsia="Calibri" w:hAnsi="Calibri" w:cs="Calibri"/>
        </w:rPr>
        <w:t>s</w:t>
      </w:r>
      <w:r w:rsidR="56F65899" w:rsidRPr="5777E801">
        <w:rPr>
          <w:rFonts w:ascii="Calibri" w:eastAsia="Calibri" w:hAnsi="Calibri" w:cs="Calibri"/>
        </w:rPr>
        <w:t>, commu</w:t>
      </w:r>
      <w:r w:rsidR="760917B5" w:rsidRPr="5777E801">
        <w:rPr>
          <w:rFonts w:ascii="Calibri" w:eastAsia="Calibri" w:hAnsi="Calibri" w:cs="Calibri"/>
        </w:rPr>
        <w:t>n</w:t>
      </w:r>
      <w:r w:rsidR="56F65899" w:rsidRPr="5777E801">
        <w:rPr>
          <w:rFonts w:ascii="Calibri" w:eastAsia="Calibri" w:hAnsi="Calibri" w:cs="Calibri"/>
        </w:rPr>
        <w:t>icating with the client</w:t>
      </w:r>
      <w:r w:rsidR="69F3F6ED" w:rsidRPr="5777E801">
        <w:rPr>
          <w:rFonts w:ascii="Calibri" w:eastAsia="Calibri" w:hAnsi="Calibri" w:cs="Calibri"/>
        </w:rPr>
        <w:t xml:space="preserve">, and </w:t>
      </w:r>
      <w:r w:rsidR="5A22873E" w:rsidRPr="5777E801">
        <w:rPr>
          <w:rFonts w:ascii="Calibri" w:eastAsia="Calibri" w:hAnsi="Calibri" w:cs="Calibri"/>
        </w:rPr>
        <w:t>having website reviews within the group. This will also allow us to put the wants of the client first. Finally, we will use s</w:t>
      </w:r>
      <w:r w:rsidR="0C7E71CA" w:rsidRPr="5777E801">
        <w:rPr>
          <w:rFonts w:ascii="Calibri" w:eastAsia="Calibri" w:hAnsi="Calibri" w:cs="Calibri"/>
        </w:rPr>
        <w:t>imple language so all users will be able to understand the information.</w:t>
      </w:r>
    </w:p>
    <w:p w14:paraId="7D6924EB" w14:textId="6A01E7CB" w:rsidR="5777E801" w:rsidRDefault="5777E801" w:rsidP="5777E801">
      <w:pPr>
        <w:spacing w:line="257" w:lineRule="auto"/>
        <w:jc w:val="both"/>
        <w:rPr>
          <w:rFonts w:ascii="Calibri" w:eastAsia="Calibri" w:hAnsi="Calibri" w:cs="Calibri"/>
        </w:rPr>
      </w:pPr>
    </w:p>
    <w:p w14:paraId="76E69268" w14:textId="76BB5523" w:rsidR="00439002" w:rsidRDefault="3D23CBB7" w:rsidP="5777E801">
      <w:pPr>
        <w:pStyle w:val="Heading2"/>
      </w:pPr>
      <w:bookmarkStart w:id="21" w:name="_Toc133570144"/>
      <w:r w:rsidRPr="5777E801">
        <w:t xml:space="preserve">5.2 - </w:t>
      </w:r>
      <w:r w:rsidR="00439002" w:rsidRPr="5777E801">
        <w:t>Social</w:t>
      </w:r>
      <w:bookmarkEnd w:id="21"/>
    </w:p>
    <w:p w14:paraId="7996FFE0" w14:textId="6898CD38" w:rsidR="3CC65DC2" w:rsidRDefault="3CC65DC2" w:rsidP="5777E801">
      <w:pPr>
        <w:rPr>
          <w:rFonts w:ascii="Calibri" w:eastAsia="Calibri" w:hAnsi="Calibri" w:cs="Calibri"/>
        </w:rPr>
      </w:pPr>
      <w:r w:rsidRPr="5777E801">
        <w:rPr>
          <w:rFonts w:ascii="Calibri" w:eastAsia="Calibri" w:hAnsi="Calibri" w:cs="Calibri"/>
        </w:rPr>
        <w:t xml:space="preserve">For social issues that we will consider for the project, we have identified </w:t>
      </w:r>
      <w:r w:rsidR="00095B71">
        <w:rPr>
          <w:rFonts w:ascii="Calibri" w:eastAsia="Calibri" w:hAnsi="Calibri" w:cs="Calibri"/>
        </w:rPr>
        <w:t>five issues to consider</w:t>
      </w:r>
      <w:r w:rsidRPr="5777E801">
        <w:rPr>
          <w:rFonts w:ascii="Calibri" w:eastAsia="Calibri" w:hAnsi="Calibri" w:cs="Calibri"/>
        </w:rPr>
        <w:t xml:space="preserve">. Firstly, </w:t>
      </w:r>
      <w:r w:rsidR="64494A37" w:rsidRPr="5777E801">
        <w:rPr>
          <w:rFonts w:ascii="Calibri" w:eastAsia="Calibri" w:hAnsi="Calibri" w:cs="Calibri"/>
        </w:rPr>
        <w:t>e</w:t>
      </w:r>
      <w:r w:rsidRPr="5777E801">
        <w:rPr>
          <w:rFonts w:ascii="Calibri" w:eastAsia="Calibri" w:hAnsi="Calibri" w:cs="Calibri"/>
        </w:rPr>
        <w:t>thnic discrimination</w:t>
      </w:r>
      <w:r w:rsidR="1AD2974E" w:rsidRPr="5777E801">
        <w:rPr>
          <w:rFonts w:ascii="Calibri" w:eastAsia="Calibri" w:hAnsi="Calibri" w:cs="Calibri"/>
        </w:rPr>
        <w:t>. T</w:t>
      </w:r>
      <w:r w:rsidR="5BF84990" w:rsidRPr="5777E801">
        <w:rPr>
          <w:rFonts w:ascii="Calibri" w:eastAsia="Calibri" w:hAnsi="Calibri" w:cs="Calibri"/>
        </w:rPr>
        <w:t xml:space="preserve">his </w:t>
      </w:r>
      <w:r w:rsidR="6944773C" w:rsidRPr="5777E801">
        <w:rPr>
          <w:rFonts w:ascii="Calibri" w:eastAsia="Calibri" w:hAnsi="Calibri" w:cs="Calibri"/>
        </w:rPr>
        <w:t>is</w:t>
      </w:r>
      <w:r w:rsidRPr="5777E801">
        <w:rPr>
          <w:rFonts w:ascii="Calibri" w:eastAsia="Calibri" w:hAnsi="Calibri" w:cs="Calibri"/>
        </w:rPr>
        <w:t xml:space="preserve"> </w:t>
      </w:r>
      <w:r w:rsidR="057B09C1" w:rsidRPr="5777E801">
        <w:rPr>
          <w:rFonts w:ascii="Calibri" w:eastAsia="Calibri" w:hAnsi="Calibri" w:cs="Calibri"/>
        </w:rPr>
        <w:t>because</w:t>
      </w:r>
      <w:r w:rsidRPr="5777E801">
        <w:rPr>
          <w:rFonts w:ascii="Calibri" w:eastAsia="Calibri" w:hAnsi="Calibri" w:cs="Calibri"/>
        </w:rPr>
        <w:t xml:space="preserve"> </w:t>
      </w:r>
      <w:r w:rsidR="2723B887" w:rsidRPr="5777E801">
        <w:rPr>
          <w:rFonts w:ascii="Calibri" w:eastAsia="Calibri" w:hAnsi="Calibri" w:cs="Calibri"/>
        </w:rPr>
        <w:t>most of</w:t>
      </w:r>
      <w:r w:rsidRPr="5777E801">
        <w:rPr>
          <w:rFonts w:ascii="Calibri" w:eastAsia="Calibri" w:hAnsi="Calibri" w:cs="Calibri"/>
        </w:rPr>
        <w:t xml:space="preserve"> the user</w:t>
      </w:r>
      <w:r w:rsidR="117329E1" w:rsidRPr="5777E801">
        <w:rPr>
          <w:rFonts w:ascii="Calibri" w:eastAsia="Calibri" w:hAnsi="Calibri" w:cs="Calibri"/>
        </w:rPr>
        <w:t xml:space="preserve"> </w:t>
      </w:r>
      <w:r w:rsidRPr="5777E801">
        <w:rPr>
          <w:rFonts w:ascii="Calibri" w:eastAsia="Calibri" w:hAnsi="Calibri" w:cs="Calibri"/>
        </w:rPr>
        <w:t>base will be of an ethnic minority</w:t>
      </w:r>
      <w:r w:rsidR="66999281" w:rsidRPr="5777E801">
        <w:rPr>
          <w:rFonts w:ascii="Calibri" w:eastAsia="Calibri" w:hAnsi="Calibri" w:cs="Calibri"/>
        </w:rPr>
        <w:t>. Secondly, low</w:t>
      </w:r>
      <w:r w:rsidR="20255C76" w:rsidRPr="5777E801">
        <w:rPr>
          <w:rFonts w:ascii="Calibri" w:eastAsia="Calibri" w:hAnsi="Calibri" w:cs="Calibri"/>
        </w:rPr>
        <w:t xml:space="preserve"> </w:t>
      </w:r>
      <w:r w:rsidR="66999281" w:rsidRPr="5777E801">
        <w:rPr>
          <w:rFonts w:ascii="Calibri" w:eastAsia="Calibri" w:hAnsi="Calibri" w:cs="Calibri"/>
        </w:rPr>
        <w:t>income as</w:t>
      </w:r>
      <w:r w:rsidR="70154319" w:rsidRPr="5777E801">
        <w:rPr>
          <w:rFonts w:ascii="Calibri" w:eastAsia="Calibri" w:hAnsi="Calibri" w:cs="Calibri"/>
        </w:rPr>
        <w:t xml:space="preserve"> </w:t>
      </w:r>
      <w:r w:rsidR="66999281" w:rsidRPr="5777E801">
        <w:rPr>
          <w:rFonts w:ascii="Calibri" w:eastAsia="Calibri" w:hAnsi="Calibri" w:cs="Calibri"/>
        </w:rPr>
        <w:t xml:space="preserve">the primary focus of the information </w:t>
      </w:r>
      <w:r w:rsidR="1A55958A" w:rsidRPr="5777E801">
        <w:rPr>
          <w:rFonts w:ascii="Calibri" w:eastAsia="Calibri" w:hAnsi="Calibri" w:cs="Calibri"/>
        </w:rPr>
        <w:t xml:space="preserve">on </w:t>
      </w:r>
      <w:r w:rsidR="66999281" w:rsidRPr="5777E801">
        <w:rPr>
          <w:rFonts w:ascii="Calibri" w:eastAsia="Calibri" w:hAnsi="Calibri" w:cs="Calibri"/>
        </w:rPr>
        <w:t>the website</w:t>
      </w:r>
      <w:r w:rsidR="4DBC0255" w:rsidRPr="5777E801">
        <w:rPr>
          <w:rFonts w:ascii="Calibri" w:eastAsia="Calibri" w:hAnsi="Calibri" w:cs="Calibri"/>
        </w:rPr>
        <w:t xml:space="preserve"> is targeted at low-income individuals</w:t>
      </w:r>
      <w:r w:rsidR="114702A3" w:rsidRPr="5777E801">
        <w:rPr>
          <w:rFonts w:ascii="Calibri" w:eastAsia="Calibri" w:hAnsi="Calibri" w:cs="Calibri"/>
        </w:rPr>
        <w:t xml:space="preserve">. Next </w:t>
      </w:r>
      <w:r w:rsidR="6D6897AE" w:rsidRPr="5777E801">
        <w:rPr>
          <w:rFonts w:ascii="Calibri" w:eastAsia="Calibri" w:hAnsi="Calibri" w:cs="Calibri"/>
        </w:rPr>
        <w:t xml:space="preserve">is </w:t>
      </w:r>
      <w:r w:rsidR="114702A3" w:rsidRPr="5777E801">
        <w:rPr>
          <w:rFonts w:ascii="Calibri" w:eastAsia="Calibri" w:hAnsi="Calibri" w:cs="Calibri"/>
        </w:rPr>
        <w:t>unemployment, as many unemployed people may be using the website.</w:t>
      </w:r>
      <w:r w:rsidR="2037F9CC" w:rsidRPr="5777E801">
        <w:rPr>
          <w:rFonts w:ascii="Calibri" w:eastAsia="Calibri" w:hAnsi="Calibri" w:cs="Calibri"/>
        </w:rPr>
        <w:t xml:space="preserve"> After this </w:t>
      </w:r>
      <w:r w:rsidR="4D2B147D" w:rsidRPr="5777E801">
        <w:rPr>
          <w:rFonts w:ascii="Calibri" w:eastAsia="Calibri" w:hAnsi="Calibri" w:cs="Calibri"/>
        </w:rPr>
        <w:t>is</w:t>
      </w:r>
      <w:r w:rsidR="2037F9CC" w:rsidRPr="5777E801">
        <w:rPr>
          <w:rFonts w:ascii="Calibri" w:eastAsia="Calibri" w:hAnsi="Calibri" w:cs="Calibri"/>
        </w:rPr>
        <w:t xml:space="preserve"> </w:t>
      </w:r>
      <w:r w:rsidR="7CBCE6E8" w:rsidRPr="5777E801">
        <w:rPr>
          <w:rFonts w:ascii="Calibri" w:eastAsia="Calibri" w:hAnsi="Calibri" w:cs="Calibri"/>
        </w:rPr>
        <w:t xml:space="preserve">a </w:t>
      </w:r>
      <w:r w:rsidR="2037F9CC" w:rsidRPr="5777E801">
        <w:rPr>
          <w:rFonts w:ascii="Calibri" w:eastAsia="Calibri" w:hAnsi="Calibri" w:cs="Calibri"/>
        </w:rPr>
        <w:t>language barrier.</w:t>
      </w:r>
      <w:r w:rsidR="4CB18015" w:rsidRPr="5777E801">
        <w:rPr>
          <w:rFonts w:ascii="Calibri" w:eastAsia="Calibri" w:hAnsi="Calibri" w:cs="Calibri"/>
        </w:rPr>
        <w:t xml:space="preserve"> Finally, highlight local amenities. </w:t>
      </w:r>
    </w:p>
    <w:p w14:paraId="7A4C96E6" w14:textId="3DA3CDAD" w:rsidR="66999281" w:rsidRDefault="179F5FED" w:rsidP="5777E801">
      <w:pPr>
        <w:rPr>
          <w:rFonts w:ascii="Calibri" w:eastAsia="Calibri" w:hAnsi="Calibri" w:cs="Calibri"/>
        </w:rPr>
      </w:pPr>
      <w:r w:rsidRPr="5777E801">
        <w:rPr>
          <w:rFonts w:ascii="Calibri" w:eastAsia="Calibri" w:hAnsi="Calibri" w:cs="Calibri"/>
        </w:rPr>
        <w:t xml:space="preserve">To combat this, we will ensure that the website is designed to be inclusive and accessible to people from diverse backgrounds. </w:t>
      </w:r>
      <w:r w:rsidR="6B933CC9" w:rsidRPr="5777E801">
        <w:rPr>
          <w:rFonts w:ascii="Calibri" w:eastAsia="Calibri" w:hAnsi="Calibri" w:cs="Calibri"/>
        </w:rPr>
        <w:t xml:space="preserve">This will include reconstructing </w:t>
      </w:r>
      <w:r w:rsidR="17B14507" w:rsidRPr="5777E801">
        <w:rPr>
          <w:rFonts w:ascii="Calibri" w:eastAsia="Calibri" w:hAnsi="Calibri" w:cs="Calibri"/>
        </w:rPr>
        <w:t xml:space="preserve">content on the site, adding </w:t>
      </w:r>
      <w:r w:rsidR="1A59418A" w:rsidRPr="5777E801">
        <w:rPr>
          <w:rFonts w:ascii="Calibri" w:eastAsia="Calibri" w:hAnsi="Calibri" w:cs="Calibri"/>
        </w:rPr>
        <w:t>alt text etc. Furthermore, to address low income</w:t>
      </w:r>
      <w:r w:rsidR="29CE6AD5" w:rsidRPr="5777E801">
        <w:rPr>
          <w:rFonts w:ascii="Calibri" w:eastAsia="Calibri" w:hAnsi="Calibri" w:cs="Calibri"/>
        </w:rPr>
        <w:t xml:space="preserve"> and unemployment</w:t>
      </w:r>
      <w:r w:rsidR="1A59418A" w:rsidRPr="5777E801">
        <w:rPr>
          <w:rFonts w:ascii="Calibri" w:eastAsia="Calibri" w:hAnsi="Calibri" w:cs="Calibri"/>
        </w:rPr>
        <w:t xml:space="preserve">, </w:t>
      </w:r>
      <w:r w:rsidR="3BF9C9BD" w:rsidRPr="5777E801">
        <w:rPr>
          <w:rFonts w:ascii="Calibri" w:eastAsia="Calibri" w:hAnsi="Calibri" w:cs="Calibri"/>
        </w:rPr>
        <w:t>we will design the website with a mobile-first approach, as users may not have access to desktop computers. The website will be designed to be lightweight and load quickly on slow internet connections so users can access it with ease.</w:t>
      </w:r>
      <w:r w:rsidR="5C2A5560" w:rsidRPr="5777E801">
        <w:rPr>
          <w:rFonts w:ascii="Calibri" w:eastAsia="Calibri" w:hAnsi="Calibri" w:cs="Calibri"/>
        </w:rPr>
        <w:t xml:space="preserve"> To combat</w:t>
      </w:r>
      <w:r w:rsidR="5EE7BB5B" w:rsidRPr="5777E801">
        <w:rPr>
          <w:rFonts w:ascii="Calibri" w:eastAsia="Calibri" w:hAnsi="Calibri" w:cs="Calibri"/>
        </w:rPr>
        <w:t xml:space="preserve"> the</w:t>
      </w:r>
      <w:r w:rsidR="5C2A5560" w:rsidRPr="5777E801">
        <w:rPr>
          <w:rFonts w:ascii="Calibri" w:eastAsia="Calibri" w:hAnsi="Calibri" w:cs="Calibri"/>
        </w:rPr>
        <w:t xml:space="preserve"> langu</w:t>
      </w:r>
      <w:r w:rsidR="39E17295" w:rsidRPr="5777E801">
        <w:rPr>
          <w:rFonts w:ascii="Calibri" w:eastAsia="Calibri" w:hAnsi="Calibri" w:cs="Calibri"/>
        </w:rPr>
        <w:t>a</w:t>
      </w:r>
      <w:r w:rsidR="5C2A5560" w:rsidRPr="5777E801">
        <w:rPr>
          <w:rFonts w:ascii="Calibri" w:eastAsia="Calibri" w:hAnsi="Calibri" w:cs="Calibri"/>
        </w:rPr>
        <w:t>ge barrier, we will make the text as simple as possible. This will allow users to understand easier, as well as this</w:t>
      </w:r>
      <w:r w:rsidR="7D5C14E9" w:rsidRPr="5777E801">
        <w:rPr>
          <w:rFonts w:ascii="Calibri" w:eastAsia="Calibri" w:hAnsi="Calibri" w:cs="Calibri"/>
        </w:rPr>
        <w:t>,</w:t>
      </w:r>
      <w:r w:rsidR="5C2A5560" w:rsidRPr="5777E801">
        <w:rPr>
          <w:rFonts w:ascii="Calibri" w:eastAsia="Calibri" w:hAnsi="Calibri" w:cs="Calibri"/>
        </w:rPr>
        <w:t xml:space="preserve"> adding pictures and videos </w:t>
      </w:r>
      <w:r w:rsidR="0FA65CBD" w:rsidRPr="5777E801">
        <w:rPr>
          <w:rFonts w:ascii="Calibri" w:eastAsia="Calibri" w:hAnsi="Calibri" w:cs="Calibri"/>
        </w:rPr>
        <w:t>will also help.</w:t>
      </w:r>
      <w:r w:rsidR="4E9B09EC" w:rsidRPr="5777E801">
        <w:rPr>
          <w:rFonts w:ascii="Calibri" w:eastAsia="Calibri" w:hAnsi="Calibri" w:cs="Calibri"/>
        </w:rPr>
        <w:t xml:space="preserve"> Creating a translation tool will be beneficial but in the time a lot for the project it is not feasible. Finally, we will highlight local amenities in the </w:t>
      </w:r>
      <w:r w:rsidR="5391BB81" w:rsidRPr="5777E801">
        <w:rPr>
          <w:rFonts w:ascii="Calibri" w:eastAsia="Calibri" w:hAnsi="Calibri" w:cs="Calibri"/>
        </w:rPr>
        <w:t>area,</w:t>
      </w:r>
      <w:r w:rsidR="4E9B09EC" w:rsidRPr="5777E801">
        <w:rPr>
          <w:rFonts w:ascii="Calibri" w:eastAsia="Calibri" w:hAnsi="Calibri" w:cs="Calibri"/>
        </w:rPr>
        <w:t xml:space="preserve"> so local</w:t>
      </w:r>
      <w:r w:rsidR="1B536CB4" w:rsidRPr="5777E801">
        <w:rPr>
          <w:rFonts w:ascii="Calibri" w:eastAsia="Calibri" w:hAnsi="Calibri" w:cs="Calibri"/>
        </w:rPr>
        <w:t>s</w:t>
      </w:r>
      <w:r w:rsidR="4E9B09EC" w:rsidRPr="5777E801">
        <w:rPr>
          <w:rFonts w:ascii="Calibri" w:eastAsia="Calibri" w:hAnsi="Calibri" w:cs="Calibri"/>
        </w:rPr>
        <w:t xml:space="preserve"> know exa</w:t>
      </w:r>
      <w:r w:rsidR="572EFFA3" w:rsidRPr="5777E801">
        <w:rPr>
          <w:rFonts w:ascii="Calibri" w:eastAsia="Calibri" w:hAnsi="Calibri" w:cs="Calibri"/>
        </w:rPr>
        <w:t>ctly where they are. This may be done by adding the address or a map feature</w:t>
      </w:r>
      <w:r w:rsidR="3138E496" w:rsidRPr="5777E801">
        <w:rPr>
          <w:rFonts w:ascii="Calibri" w:eastAsia="Calibri" w:hAnsi="Calibri" w:cs="Calibri"/>
        </w:rPr>
        <w:t>.</w:t>
      </w:r>
    </w:p>
    <w:p w14:paraId="0CD64495" w14:textId="2570C202" w:rsidR="5777E801" w:rsidRDefault="5777E801" w:rsidP="5777E801">
      <w:pPr>
        <w:rPr>
          <w:rFonts w:ascii="Calibri" w:eastAsia="Calibri" w:hAnsi="Calibri" w:cs="Calibri"/>
        </w:rPr>
      </w:pPr>
    </w:p>
    <w:p w14:paraId="43776C54" w14:textId="480AD50D" w:rsidR="00439002" w:rsidRDefault="114C2F26" w:rsidP="5777E801">
      <w:pPr>
        <w:pStyle w:val="Heading2"/>
      </w:pPr>
      <w:bookmarkStart w:id="22" w:name="_Toc133570145"/>
      <w:r w:rsidRPr="5777E801">
        <w:t xml:space="preserve">5.3 - </w:t>
      </w:r>
      <w:r w:rsidR="00439002" w:rsidRPr="5777E801">
        <w:t>Ethical</w:t>
      </w:r>
      <w:bookmarkEnd w:id="22"/>
    </w:p>
    <w:p w14:paraId="6CF3DCA1" w14:textId="7FB5886B" w:rsidR="6ED671D4" w:rsidRDefault="6ED671D4" w:rsidP="5777E801">
      <w:pPr>
        <w:rPr>
          <w:rFonts w:ascii="Calibri" w:eastAsia="Calibri" w:hAnsi="Calibri" w:cs="Calibri"/>
        </w:rPr>
      </w:pPr>
      <w:r w:rsidRPr="5777E801">
        <w:rPr>
          <w:rFonts w:ascii="Calibri" w:eastAsia="Calibri" w:hAnsi="Calibri" w:cs="Calibri"/>
        </w:rPr>
        <w:t xml:space="preserve">The 2 ethical issues we will consider are </w:t>
      </w:r>
      <w:r w:rsidR="11BB67B2" w:rsidRPr="5777E801">
        <w:rPr>
          <w:rFonts w:ascii="Calibri" w:eastAsia="Calibri" w:hAnsi="Calibri" w:cs="Calibri"/>
        </w:rPr>
        <w:t xml:space="preserve">data </w:t>
      </w:r>
      <w:r w:rsidRPr="5777E801">
        <w:rPr>
          <w:rFonts w:ascii="Calibri" w:eastAsia="Calibri" w:hAnsi="Calibri" w:cs="Calibri"/>
        </w:rPr>
        <w:t>consen</w:t>
      </w:r>
      <w:r w:rsidR="44CE2BCD" w:rsidRPr="5777E801">
        <w:rPr>
          <w:rFonts w:ascii="Calibri" w:eastAsia="Calibri" w:hAnsi="Calibri" w:cs="Calibri"/>
        </w:rPr>
        <w:t>t</w:t>
      </w:r>
      <w:r w:rsidR="63C273B7" w:rsidRPr="5777E801">
        <w:rPr>
          <w:rFonts w:ascii="Calibri" w:eastAsia="Calibri" w:hAnsi="Calibri" w:cs="Calibri"/>
        </w:rPr>
        <w:t xml:space="preserve"> and information accuracy. Consent must be granted for information to be used; this is because </w:t>
      </w:r>
      <w:r w:rsidR="47C082A6" w:rsidRPr="5777E801">
        <w:rPr>
          <w:rFonts w:ascii="Calibri" w:eastAsia="Calibri" w:hAnsi="Calibri" w:cs="Calibri"/>
        </w:rPr>
        <w:t>it is centred around people’s lives hence i</w:t>
      </w:r>
      <w:r w:rsidR="618A77E5" w:rsidRPr="5777E801">
        <w:rPr>
          <w:rFonts w:ascii="Calibri" w:eastAsia="Calibri" w:hAnsi="Calibri" w:cs="Calibri"/>
        </w:rPr>
        <w:t>t</w:t>
      </w:r>
      <w:r w:rsidR="47C082A6" w:rsidRPr="5777E801">
        <w:rPr>
          <w:rFonts w:ascii="Calibri" w:eastAsia="Calibri" w:hAnsi="Calibri" w:cs="Calibri"/>
        </w:rPr>
        <w:t xml:space="preserve"> </w:t>
      </w:r>
      <w:r w:rsidR="3B64D6AA" w:rsidRPr="5777E801">
        <w:rPr>
          <w:rFonts w:ascii="Calibri" w:eastAsia="Calibri" w:hAnsi="Calibri" w:cs="Calibri"/>
        </w:rPr>
        <w:t>i</w:t>
      </w:r>
      <w:r w:rsidR="47C082A6" w:rsidRPr="5777E801">
        <w:rPr>
          <w:rFonts w:ascii="Calibri" w:eastAsia="Calibri" w:hAnsi="Calibri" w:cs="Calibri"/>
        </w:rPr>
        <w:t>s sensitive. Secondly, we must make sure that information about people or the area is as accurate as possible</w:t>
      </w:r>
      <w:r w:rsidR="616F846B" w:rsidRPr="5777E801">
        <w:rPr>
          <w:rFonts w:ascii="Calibri" w:eastAsia="Calibri" w:hAnsi="Calibri" w:cs="Calibri"/>
        </w:rPr>
        <w:t>. This will stop the spread of misinformation.</w:t>
      </w:r>
    </w:p>
    <w:p w14:paraId="760E7074" w14:textId="26AF348F" w:rsidR="15DFD11C" w:rsidRDefault="15DFD11C" w:rsidP="5777E801">
      <w:pPr>
        <w:rPr>
          <w:rFonts w:ascii="Calibri" w:eastAsia="Calibri" w:hAnsi="Calibri" w:cs="Calibri"/>
        </w:rPr>
      </w:pPr>
      <w:r w:rsidRPr="5777E801">
        <w:rPr>
          <w:rFonts w:ascii="Calibri" w:eastAsia="Calibri" w:hAnsi="Calibri" w:cs="Calibri"/>
        </w:rPr>
        <w:t>To combat this, we will add a tick box or button with clear labelling when some sort of data collecting is happening. This will be accompani</w:t>
      </w:r>
      <w:r w:rsidR="2AC895FF" w:rsidRPr="5777E801">
        <w:rPr>
          <w:rFonts w:ascii="Calibri" w:eastAsia="Calibri" w:hAnsi="Calibri" w:cs="Calibri"/>
        </w:rPr>
        <w:t>ed by a terms and conditions document. As a result, we will be as transparent as possible with the user.</w:t>
      </w:r>
      <w:r w:rsidRPr="5777E801">
        <w:rPr>
          <w:rFonts w:ascii="Calibri" w:eastAsia="Calibri" w:hAnsi="Calibri" w:cs="Calibri"/>
        </w:rPr>
        <w:t xml:space="preserve"> </w:t>
      </w:r>
      <w:r w:rsidR="0438A456" w:rsidRPr="5777E801">
        <w:rPr>
          <w:rFonts w:ascii="Calibri" w:eastAsia="Calibri" w:hAnsi="Calibri" w:cs="Calibri"/>
        </w:rPr>
        <w:t xml:space="preserve">Furthermore, we will make sure the information on the site is as accurate as possible by working with the trust to consolidate this information. </w:t>
      </w:r>
      <w:r w:rsidR="21ABC9FE" w:rsidRPr="5777E801">
        <w:rPr>
          <w:rFonts w:ascii="Calibri" w:eastAsia="Calibri" w:hAnsi="Calibri" w:cs="Calibri"/>
        </w:rPr>
        <w:t>We will also create training videos to teach the volunteer at the trust how to make changes to the website.</w:t>
      </w:r>
    </w:p>
    <w:p w14:paraId="1BEA7DD1" w14:textId="6F2222BC" w:rsidR="5777E801" w:rsidRDefault="5777E801" w:rsidP="5777E801">
      <w:pPr>
        <w:rPr>
          <w:rFonts w:ascii="Calibri" w:eastAsia="Calibri" w:hAnsi="Calibri" w:cs="Calibri"/>
        </w:rPr>
      </w:pPr>
    </w:p>
    <w:p w14:paraId="6A014F3B" w14:textId="20C3E279" w:rsidR="00439002" w:rsidRDefault="24859CA3" w:rsidP="5777E801">
      <w:pPr>
        <w:pStyle w:val="Heading2"/>
      </w:pPr>
      <w:bookmarkStart w:id="23" w:name="_Toc133570146"/>
      <w:r w:rsidRPr="5777E801">
        <w:t xml:space="preserve">5.4 - </w:t>
      </w:r>
      <w:r w:rsidR="00439002" w:rsidRPr="5777E801">
        <w:t>Legal</w:t>
      </w:r>
      <w:bookmarkEnd w:id="23"/>
    </w:p>
    <w:p w14:paraId="7BE0E55B" w14:textId="30EAD64F" w:rsidR="3C4B693C" w:rsidRDefault="0C14EE29" w:rsidP="5777E801">
      <w:pPr>
        <w:rPr>
          <w:rFonts w:ascii="Calibri" w:eastAsia="Calibri" w:hAnsi="Calibri" w:cs="Calibri"/>
        </w:rPr>
      </w:pPr>
      <w:r w:rsidRPr="5777E801">
        <w:rPr>
          <w:rFonts w:ascii="Calibri" w:eastAsia="Calibri" w:hAnsi="Calibri" w:cs="Calibri"/>
        </w:rPr>
        <w:t xml:space="preserve">There are 3 main laws we will be using while creating this website. Firstly, is the copyright legislation, next is the </w:t>
      </w:r>
      <w:r w:rsidR="3C37A4DB" w:rsidRPr="5777E801">
        <w:rPr>
          <w:rFonts w:ascii="Calibri" w:eastAsia="Calibri" w:hAnsi="Calibri" w:cs="Calibri"/>
        </w:rPr>
        <w:t>disability</w:t>
      </w:r>
      <w:r w:rsidRPr="5777E801">
        <w:rPr>
          <w:rFonts w:ascii="Calibri" w:eastAsia="Calibri" w:hAnsi="Calibri" w:cs="Calibri"/>
        </w:rPr>
        <w:t xml:space="preserve"> discrimination act a</w:t>
      </w:r>
      <w:r w:rsidR="509C379C" w:rsidRPr="5777E801">
        <w:rPr>
          <w:rFonts w:ascii="Calibri" w:eastAsia="Calibri" w:hAnsi="Calibri" w:cs="Calibri"/>
        </w:rPr>
        <w:t>nd finally is the data protection act.</w:t>
      </w:r>
      <w:r w:rsidRPr="5777E801">
        <w:rPr>
          <w:rFonts w:ascii="Calibri" w:eastAsia="Calibri" w:hAnsi="Calibri" w:cs="Calibri"/>
        </w:rPr>
        <w:t xml:space="preserve"> </w:t>
      </w:r>
    </w:p>
    <w:p w14:paraId="736CDADE" w14:textId="755EC49A" w:rsidR="3C4B693C" w:rsidRDefault="2A0C45F3" w:rsidP="5777E801">
      <w:pPr>
        <w:rPr>
          <w:rFonts w:ascii="Calibri" w:eastAsia="Calibri" w:hAnsi="Calibri" w:cs="Calibri"/>
        </w:rPr>
      </w:pPr>
      <w:r w:rsidRPr="5777E801">
        <w:rPr>
          <w:rFonts w:ascii="Calibri" w:eastAsia="Calibri" w:hAnsi="Calibri" w:cs="Calibri"/>
        </w:rPr>
        <w:t>The copyright legislation requires any media on the website to be either free, original</w:t>
      </w:r>
      <w:r w:rsidR="0C8AE731" w:rsidRPr="5777E801">
        <w:rPr>
          <w:rFonts w:ascii="Calibri" w:eastAsia="Calibri" w:hAnsi="Calibri" w:cs="Calibri"/>
        </w:rPr>
        <w:t>,</w:t>
      </w:r>
      <w:r w:rsidRPr="5777E801">
        <w:rPr>
          <w:rFonts w:ascii="Calibri" w:eastAsia="Calibri" w:hAnsi="Calibri" w:cs="Calibri"/>
        </w:rPr>
        <w:t xml:space="preserve"> or lice</w:t>
      </w:r>
      <w:r w:rsidR="3072DC57" w:rsidRPr="5777E801">
        <w:rPr>
          <w:rFonts w:ascii="Calibri" w:eastAsia="Calibri" w:hAnsi="Calibri" w:cs="Calibri"/>
        </w:rPr>
        <w:t>n</w:t>
      </w:r>
      <w:r w:rsidRPr="5777E801">
        <w:rPr>
          <w:rFonts w:ascii="Calibri" w:eastAsia="Calibri" w:hAnsi="Calibri" w:cs="Calibri"/>
        </w:rPr>
        <w:t>sed to use.</w:t>
      </w:r>
      <w:r w:rsidR="68B12B24" w:rsidRPr="5777E801">
        <w:rPr>
          <w:rFonts w:ascii="Calibri" w:eastAsia="Calibri" w:hAnsi="Calibri" w:cs="Calibri"/>
        </w:rPr>
        <w:t xml:space="preserve"> As a result of this, we cannot use just any images or video found on google. Hence, will be using copyright-free media on the website. </w:t>
      </w:r>
      <w:r w:rsidR="39816F3E" w:rsidRPr="5777E801">
        <w:rPr>
          <w:rFonts w:ascii="Calibri" w:eastAsia="Calibri" w:hAnsi="Calibri" w:cs="Calibri"/>
        </w:rPr>
        <w:t xml:space="preserve">When the project is deployed the community bridges trust then can then use </w:t>
      </w:r>
      <w:r w:rsidR="7E8CEAD3" w:rsidRPr="5777E801">
        <w:rPr>
          <w:rFonts w:ascii="Calibri" w:eastAsia="Calibri" w:hAnsi="Calibri" w:cs="Calibri"/>
        </w:rPr>
        <w:t>its</w:t>
      </w:r>
      <w:r w:rsidR="5D5B2B4A" w:rsidRPr="5777E801">
        <w:rPr>
          <w:rFonts w:ascii="Calibri" w:eastAsia="Calibri" w:hAnsi="Calibri" w:cs="Calibri"/>
        </w:rPr>
        <w:t xml:space="preserve"> own</w:t>
      </w:r>
      <w:r w:rsidR="39816F3E" w:rsidRPr="5777E801">
        <w:rPr>
          <w:rFonts w:ascii="Calibri" w:eastAsia="Calibri" w:hAnsi="Calibri" w:cs="Calibri"/>
        </w:rPr>
        <w:t xml:space="preserve"> original photos and videos on the website</w:t>
      </w:r>
      <w:r w:rsidR="5DECBBDF" w:rsidRPr="5777E801">
        <w:rPr>
          <w:rFonts w:ascii="Calibri" w:eastAsia="Calibri" w:hAnsi="Calibri" w:cs="Calibri"/>
        </w:rPr>
        <w:t xml:space="preserve">. </w:t>
      </w:r>
      <w:r w:rsidR="1AC155BA" w:rsidRPr="1B982B24">
        <w:rPr>
          <w:rFonts w:ascii="Calibri" w:eastAsia="Calibri" w:hAnsi="Calibri" w:cs="Calibri"/>
        </w:rPr>
        <w:t>The UK government</w:t>
      </w:r>
      <w:r w:rsidR="55F9A050" w:rsidRPr="1B982B24">
        <w:rPr>
          <w:rFonts w:ascii="Calibri" w:eastAsia="Calibri" w:hAnsi="Calibri" w:cs="Calibri"/>
        </w:rPr>
        <w:t xml:space="preserve"> (2020)</w:t>
      </w:r>
      <w:r w:rsidR="1AC155BA" w:rsidRPr="1B982B24">
        <w:rPr>
          <w:rFonts w:ascii="Calibri" w:eastAsia="Calibri" w:hAnsi="Calibri" w:cs="Calibri"/>
        </w:rPr>
        <w:t xml:space="preserve"> states in 2020 the overall</w:t>
      </w:r>
      <w:r w:rsidR="32521720" w:rsidRPr="1B982B24">
        <w:rPr>
          <w:rFonts w:ascii="Calibri" w:eastAsia="Calibri" w:hAnsi="Calibri" w:cs="Calibri"/>
        </w:rPr>
        <w:t xml:space="preserve"> level of copyright infringement was at 23%. So, f</w:t>
      </w:r>
      <w:r w:rsidR="5DECBBDF" w:rsidRPr="1B982B24">
        <w:rPr>
          <w:rFonts w:ascii="Calibri" w:eastAsia="Calibri" w:hAnsi="Calibri" w:cs="Calibri"/>
        </w:rPr>
        <w:t>or</w:t>
      </w:r>
      <w:r w:rsidR="5DECBBDF" w:rsidRPr="5777E801">
        <w:rPr>
          <w:rFonts w:ascii="Calibri" w:eastAsia="Calibri" w:hAnsi="Calibri" w:cs="Calibri"/>
        </w:rPr>
        <w:t xml:space="preserve"> now, we have been instructed to use</w:t>
      </w:r>
      <w:r w:rsidR="1BCBFD2A" w:rsidRPr="5777E801">
        <w:rPr>
          <w:rFonts w:ascii="Calibri" w:eastAsia="Calibri" w:hAnsi="Calibri" w:cs="Calibri"/>
        </w:rPr>
        <w:t xml:space="preserve"> copyright-free media</w:t>
      </w:r>
      <w:r w:rsidR="39816F3E" w:rsidRPr="5777E801">
        <w:rPr>
          <w:rFonts w:ascii="Calibri" w:eastAsia="Calibri" w:hAnsi="Calibri" w:cs="Calibri"/>
        </w:rPr>
        <w:t>.</w:t>
      </w:r>
    </w:p>
    <w:p w14:paraId="3FE3F62A" w14:textId="1F1CE133" w:rsidR="3C4B693C" w:rsidRDefault="5DECBBDF" w:rsidP="5777E801">
      <w:pPr>
        <w:rPr>
          <w:rFonts w:eastAsiaTheme="minorEastAsia"/>
          <w:color w:val="0A0A0A"/>
        </w:rPr>
      </w:pPr>
      <w:r w:rsidRPr="5777E801">
        <w:rPr>
          <w:rFonts w:ascii="Calibri" w:eastAsia="Calibri" w:hAnsi="Calibri" w:cs="Calibri"/>
        </w:rPr>
        <w:t xml:space="preserve"> </w:t>
      </w:r>
      <w:r w:rsidR="5DDF5D6C" w:rsidRPr="5777E801">
        <w:rPr>
          <w:rFonts w:ascii="Calibri" w:eastAsia="Calibri" w:hAnsi="Calibri" w:cs="Calibri"/>
        </w:rPr>
        <w:t>The Disability Discrimination Act 1995 requires that websites are accessible to people with disabilities. This is important as the website may host and extend views of disabled residents of the Meadows and Clifton. As a result of th</w:t>
      </w:r>
      <w:r w:rsidR="1C84429E" w:rsidRPr="5777E801">
        <w:rPr>
          <w:rFonts w:ascii="Calibri" w:eastAsia="Calibri" w:hAnsi="Calibri" w:cs="Calibri"/>
        </w:rPr>
        <w:t>is, we will be creating features that cater to people with disabilities. For example</w:t>
      </w:r>
      <w:r w:rsidR="54C2916B" w:rsidRPr="5777E801">
        <w:rPr>
          <w:rFonts w:ascii="Calibri" w:eastAsia="Calibri" w:hAnsi="Calibri" w:cs="Calibri"/>
        </w:rPr>
        <w:t>, alt text for images, captions for videos etc.</w:t>
      </w:r>
      <w:r w:rsidR="0EA38F10" w:rsidRPr="1B982B24">
        <w:rPr>
          <w:rFonts w:ascii="Calibri" w:eastAsia="Calibri" w:hAnsi="Calibri" w:cs="Calibri"/>
        </w:rPr>
        <w:t xml:space="preserve"> </w:t>
      </w:r>
      <w:r w:rsidR="426F762B" w:rsidRPr="1B982B24">
        <w:rPr>
          <w:rFonts w:ascii="Calibri" w:eastAsia="Calibri" w:hAnsi="Calibri" w:cs="Calibri"/>
        </w:rPr>
        <w:t>T</w:t>
      </w:r>
      <w:r w:rsidR="0EA38F10" w:rsidRPr="1B982B24">
        <w:rPr>
          <w:rFonts w:eastAsiaTheme="minorEastAsia"/>
          <w:color w:val="0A0A0A"/>
        </w:rPr>
        <w:t>here are dangers that some people will be excluded because they cannot use standard methods of access</w:t>
      </w:r>
      <w:r w:rsidR="1431A5A4" w:rsidRPr="1B982B24">
        <w:rPr>
          <w:rFonts w:eastAsiaTheme="minorEastAsia"/>
          <w:color w:val="0A0A0A"/>
        </w:rPr>
        <w:t xml:space="preserve"> (</w:t>
      </w:r>
      <w:r w:rsidR="1431A5A4" w:rsidRPr="1B982B24">
        <w:rPr>
          <w:rFonts w:eastAsiaTheme="minorEastAsia"/>
          <w:color w:val="222222"/>
        </w:rPr>
        <w:t>Brophy, P. and Craven, J., 2007</w:t>
      </w:r>
      <w:r w:rsidR="1431A5A4" w:rsidRPr="1B982B24">
        <w:rPr>
          <w:rFonts w:eastAsiaTheme="minorEastAsia"/>
          <w:color w:val="0A0A0A"/>
        </w:rPr>
        <w:t xml:space="preserve">). </w:t>
      </w:r>
      <w:r w:rsidR="175DD449" w:rsidRPr="1B982B24">
        <w:rPr>
          <w:rFonts w:eastAsiaTheme="minorEastAsia"/>
          <w:color w:val="0A0A0A"/>
        </w:rPr>
        <w:t>By,</w:t>
      </w:r>
      <w:r w:rsidR="1431A5A4" w:rsidRPr="1B982B24">
        <w:rPr>
          <w:rFonts w:eastAsiaTheme="minorEastAsia"/>
          <w:color w:val="0A0A0A"/>
        </w:rPr>
        <w:t xml:space="preserve"> design</w:t>
      </w:r>
      <w:r w:rsidR="52D68AD5" w:rsidRPr="1B982B24">
        <w:rPr>
          <w:rFonts w:eastAsiaTheme="minorEastAsia"/>
          <w:color w:val="0A0A0A"/>
        </w:rPr>
        <w:t>ing</w:t>
      </w:r>
      <w:r w:rsidR="1431A5A4" w:rsidRPr="1B982B24">
        <w:rPr>
          <w:rFonts w:eastAsiaTheme="minorEastAsia"/>
          <w:color w:val="0A0A0A"/>
        </w:rPr>
        <w:t xml:space="preserve"> this web</w:t>
      </w:r>
      <w:r w:rsidR="38BCB727" w:rsidRPr="1B982B24">
        <w:rPr>
          <w:rFonts w:eastAsiaTheme="minorEastAsia"/>
          <w:color w:val="0A0A0A"/>
        </w:rPr>
        <w:t>si</w:t>
      </w:r>
      <w:r w:rsidR="1431A5A4" w:rsidRPr="1B982B24">
        <w:rPr>
          <w:rFonts w:eastAsiaTheme="minorEastAsia"/>
          <w:color w:val="0A0A0A"/>
        </w:rPr>
        <w:t xml:space="preserve">te with the guidance of the </w:t>
      </w:r>
      <w:r w:rsidR="0C6F7F9D" w:rsidRPr="1B982B24">
        <w:rPr>
          <w:rFonts w:eastAsiaTheme="minorEastAsia"/>
          <w:color w:val="0A0A0A"/>
        </w:rPr>
        <w:t>disability discrimination act</w:t>
      </w:r>
      <w:r w:rsidR="1431A5A4" w:rsidRPr="1B982B24">
        <w:rPr>
          <w:rFonts w:eastAsiaTheme="minorEastAsia"/>
          <w:color w:val="0A0A0A"/>
        </w:rPr>
        <w:t xml:space="preserve"> we can remove th</w:t>
      </w:r>
      <w:r w:rsidR="673B1D96" w:rsidRPr="1B982B24">
        <w:rPr>
          <w:rFonts w:eastAsiaTheme="minorEastAsia"/>
          <w:color w:val="0A0A0A"/>
        </w:rPr>
        <w:t>ese dangers from the website.</w:t>
      </w:r>
    </w:p>
    <w:p w14:paraId="3F2012F8" w14:textId="392919AA" w:rsidR="3C4B693C" w:rsidRDefault="3A9DD36E" w:rsidP="5777E801">
      <w:pPr>
        <w:rPr>
          <w:rFonts w:ascii="Calibri" w:eastAsia="Calibri" w:hAnsi="Calibri" w:cs="Calibri"/>
        </w:rPr>
      </w:pPr>
      <w:r w:rsidRPr="1B982B24">
        <w:rPr>
          <w:rFonts w:ascii="Calibri" w:eastAsia="Calibri" w:hAnsi="Calibri" w:cs="Calibri"/>
        </w:rPr>
        <w:t xml:space="preserve">The quantity of personal data processed each year </w:t>
      </w:r>
      <w:r w:rsidR="4E0A20F3" w:rsidRPr="1B982B24">
        <w:rPr>
          <w:rFonts w:ascii="Calibri" w:eastAsia="Calibri" w:hAnsi="Calibri" w:cs="Calibri"/>
        </w:rPr>
        <w:t>continues to increase exponentially</w:t>
      </w:r>
      <w:r w:rsidR="577650C0" w:rsidRPr="1B982B24">
        <w:rPr>
          <w:rFonts w:ascii="Calibri" w:eastAsia="Calibri" w:hAnsi="Calibri" w:cs="Calibri"/>
        </w:rPr>
        <w:t xml:space="preserve"> (</w:t>
      </w:r>
      <w:r w:rsidR="577650C0" w:rsidRPr="1B982B24">
        <w:rPr>
          <w:rFonts w:eastAsiaTheme="minorEastAsia"/>
          <w:color w:val="222222"/>
        </w:rPr>
        <w:t>Lynskey, O., 2015</w:t>
      </w:r>
      <w:r w:rsidR="577650C0" w:rsidRPr="1B982B24">
        <w:rPr>
          <w:rFonts w:ascii="Calibri" w:eastAsia="Calibri" w:hAnsi="Calibri" w:cs="Calibri"/>
        </w:rPr>
        <w:t>). As a result, the data protection act was made to reduce data misuse.</w:t>
      </w:r>
      <w:r w:rsidRPr="1B982B24">
        <w:rPr>
          <w:rFonts w:ascii="Calibri" w:eastAsia="Calibri" w:hAnsi="Calibri" w:cs="Calibri"/>
        </w:rPr>
        <w:t xml:space="preserve"> </w:t>
      </w:r>
      <w:r w:rsidR="0E871A11" w:rsidRPr="5777E801">
        <w:rPr>
          <w:rFonts w:ascii="Calibri" w:eastAsia="Calibri" w:hAnsi="Calibri" w:cs="Calibri"/>
        </w:rPr>
        <w:t>The Data Protection Act requires that personal data is protected and private.</w:t>
      </w:r>
      <w:r w:rsidR="58B8B0AF" w:rsidRPr="5777E801">
        <w:rPr>
          <w:rFonts w:ascii="Calibri" w:eastAsia="Calibri" w:hAnsi="Calibri" w:cs="Calibri"/>
        </w:rPr>
        <w:t xml:space="preserve"> </w:t>
      </w:r>
      <w:r w:rsidR="3398BB96" w:rsidRPr="5777E801">
        <w:rPr>
          <w:rFonts w:ascii="Calibri" w:eastAsia="Calibri" w:hAnsi="Calibri" w:cs="Calibri"/>
        </w:rPr>
        <w:t xml:space="preserve">We will abide </w:t>
      </w:r>
      <w:r w:rsidR="0B79225B" w:rsidRPr="1B982B24">
        <w:rPr>
          <w:rFonts w:ascii="Calibri" w:eastAsia="Calibri" w:hAnsi="Calibri" w:cs="Calibri"/>
        </w:rPr>
        <w:t>by</w:t>
      </w:r>
      <w:r w:rsidR="3398BB96" w:rsidRPr="5777E801">
        <w:rPr>
          <w:rFonts w:ascii="Calibri" w:eastAsia="Calibri" w:hAnsi="Calibri" w:cs="Calibri"/>
        </w:rPr>
        <w:t xml:space="preserve"> this by designing the website to be secure. As well as working with the community bridges trust to find the most optimal</w:t>
      </w:r>
      <w:r w:rsidR="1B8AF86C" w:rsidRPr="5777E801">
        <w:rPr>
          <w:rFonts w:ascii="Calibri" w:eastAsia="Calibri" w:hAnsi="Calibri" w:cs="Calibri"/>
        </w:rPr>
        <w:t xml:space="preserve"> solution.</w:t>
      </w:r>
      <w:r w:rsidR="261F4019" w:rsidRPr="5777E801">
        <w:rPr>
          <w:rFonts w:ascii="Calibri" w:eastAsia="Calibri" w:hAnsi="Calibri" w:cs="Calibri"/>
        </w:rPr>
        <w:t xml:space="preserve"> This will allow for all data collected to be safe and used for its intended purpose.</w:t>
      </w:r>
    </w:p>
    <w:p w14:paraId="5631E675" w14:textId="5362F37D" w:rsidR="005F6D64" w:rsidRDefault="005F6D64" w:rsidP="00DF2785"/>
    <w:p w14:paraId="1623EC36" w14:textId="3E4E06A2" w:rsidR="005F6D64" w:rsidRDefault="005F6D64" w:rsidP="120C6E78">
      <w:pPr>
        <w:pStyle w:val="Heading1"/>
      </w:pPr>
      <w:bookmarkStart w:id="24" w:name="_Toc133570147"/>
      <w:r>
        <w:t xml:space="preserve">Section 6 </w:t>
      </w:r>
      <w:r w:rsidR="009273BC">
        <w:t>–</w:t>
      </w:r>
      <w:r>
        <w:t xml:space="preserve"> Evaluation</w:t>
      </w:r>
      <w:bookmarkEnd w:id="24"/>
    </w:p>
    <w:p w14:paraId="1C63F919" w14:textId="39FE31FB" w:rsidR="6BF96590" w:rsidRDefault="6BF96590" w:rsidP="120C6E78">
      <w:r>
        <w:t>We will be evaluating the website once it is finished. The evalu</w:t>
      </w:r>
      <w:r w:rsidR="038A26F7">
        <w:t>a</w:t>
      </w:r>
      <w:r>
        <w:t>tion will include general testing and testing against the obje</w:t>
      </w:r>
      <w:r w:rsidR="71277AB5">
        <w:t>c</w:t>
      </w:r>
      <w:r>
        <w:t xml:space="preserve">tives and requirements we </w:t>
      </w:r>
      <w:r w:rsidR="15B585DF">
        <w:t>made earlier in the project.</w:t>
      </w:r>
      <w:r w:rsidR="71FD47CA">
        <w:t xml:space="preserve"> The general testing has been split into 3 parts: website functionality,</w:t>
      </w:r>
      <w:r w:rsidR="4E7806CE">
        <w:t xml:space="preserve"> </w:t>
      </w:r>
      <w:r w:rsidR="00DD31D4">
        <w:t>usability,</w:t>
      </w:r>
      <w:r w:rsidR="71FD47CA">
        <w:t xml:space="preserve"> and user experi</w:t>
      </w:r>
      <w:r w:rsidR="4BC2D45B">
        <w:t>e</w:t>
      </w:r>
      <w:r w:rsidR="71FD47CA">
        <w:t>nce.</w:t>
      </w:r>
    </w:p>
    <w:p w14:paraId="065D8E88" w14:textId="11718084" w:rsidR="009273BC" w:rsidRDefault="009273BC" w:rsidP="120C6E78">
      <w:pPr>
        <w:pStyle w:val="Heading2"/>
      </w:pPr>
      <w:bookmarkStart w:id="25" w:name="_Toc133570148"/>
      <w:r>
        <w:t>6.1 – Testing</w:t>
      </w:r>
      <w:bookmarkEnd w:id="25"/>
    </w:p>
    <w:p w14:paraId="79F86D47" w14:textId="2B987A9A" w:rsidR="0D1CEC00" w:rsidRDefault="0D1CEC00" w:rsidP="120C6E78">
      <w:r>
        <w:t xml:space="preserve">When testing we will be going through the website making sure all components function as </w:t>
      </w:r>
      <w:r w:rsidR="162B7EE7">
        <w:t>they</w:t>
      </w:r>
      <w:r>
        <w:t xml:space="preserve"> should. </w:t>
      </w:r>
      <w:r w:rsidR="30078F9D">
        <w:t>Through this, we can find out if there are any unexpected bugs</w:t>
      </w:r>
      <w:r w:rsidR="1BE80743">
        <w:t xml:space="preserve"> or if any functionality is not responsive.</w:t>
      </w:r>
    </w:p>
    <w:p w14:paraId="5974EFAF" w14:textId="40277656" w:rsidR="009273BC" w:rsidRDefault="009273BC" w:rsidP="120C6E78">
      <w:pPr>
        <w:pStyle w:val="Heading2"/>
      </w:pPr>
      <w:bookmarkStart w:id="26" w:name="_Toc133570149"/>
      <w:r>
        <w:t>6</w:t>
      </w:r>
      <w:r w:rsidR="00F3465B">
        <w:t>.1.1 – Website functionality test</w:t>
      </w:r>
      <w:bookmarkEnd w:id="26"/>
    </w:p>
    <w:p w14:paraId="381D2E59" w14:textId="6BA26724" w:rsidR="120C6E78" w:rsidRDefault="68CCDE54" w:rsidP="120C6E78">
      <w:r>
        <w:t>For the website functionality test web decided work test the individual features and buttons on the website. The functionality tests mainly focused on features like i</w:t>
      </w:r>
      <w:r w:rsidR="25DF2489">
        <w:t>f the buttons went to the links they were supposed to go to, if the search feature work</w:t>
      </w:r>
      <w:r w:rsidR="519BCD7B">
        <w:t>ed and</w:t>
      </w:r>
      <w:r w:rsidR="25DF2489">
        <w:t xml:space="preserve"> if the Trusts members could add job posts etc. </w:t>
      </w:r>
      <w:r w:rsidR="456B60DA">
        <w:t xml:space="preserve"> Firstly, we went through the header. In the header</w:t>
      </w:r>
      <w:r w:rsidR="0C42EAD4">
        <w:t>,</w:t>
      </w:r>
      <w:r w:rsidR="456B60DA">
        <w:t xml:space="preserve"> all the button</w:t>
      </w:r>
      <w:r w:rsidR="7BFD6FEA">
        <w:t>s</w:t>
      </w:r>
      <w:r w:rsidR="456B60DA">
        <w:t xml:space="preserve"> went where they were supposed to go. This includes the social media icons for the Trust which go to their respective page</w:t>
      </w:r>
      <w:r w:rsidR="3BFE3633">
        <w:t xml:space="preserve">s. </w:t>
      </w:r>
      <w:r w:rsidR="6B18DF3F">
        <w:t xml:space="preserve">Furthermore, the </w:t>
      </w:r>
      <w:r w:rsidR="399F35A1">
        <w:t>C</w:t>
      </w:r>
      <w:r w:rsidR="6B18DF3F">
        <w:t xml:space="preserve">ommunity </w:t>
      </w:r>
      <w:r w:rsidR="67FC486D">
        <w:t>B</w:t>
      </w:r>
      <w:r w:rsidR="6B18DF3F">
        <w:t xml:space="preserve">ridges </w:t>
      </w:r>
      <w:r w:rsidR="1EE35274">
        <w:t>T</w:t>
      </w:r>
      <w:r w:rsidR="6B18DF3F">
        <w:t>rust logo goes to the home page which is as expected.</w:t>
      </w:r>
      <w:r w:rsidR="2D9B5E5A">
        <w:t xml:space="preserve"> Similarly, the footer</w:t>
      </w:r>
      <w:r w:rsidR="0F90416A">
        <w:t xml:space="preserve"> works as expected. All the social media icons go to their respective pages and the form gets set to the Community </w:t>
      </w:r>
      <w:r w:rsidR="78C471CF">
        <w:t>B</w:t>
      </w:r>
      <w:r w:rsidR="0F90416A">
        <w:t xml:space="preserve">ridges </w:t>
      </w:r>
      <w:r w:rsidR="4FEA2E28">
        <w:t>T</w:t>
      </w:r>
      <w:r w:rsidR="0F90416A">
        <w:t>rust email address.</w:t>
      </w:r>
      <w:r w:rsidR="24568B6B">
        <w:t xml:space="preserve"> On the pages of the website</w:t>
      </w:r>
      <w:r w:rsidR="716C1E71">
        <w:t>,</w:t>
      </w:r>
      <w:r w:rsidR="24568B6B">
        <w:t xml:space="preserve"> m</w:t>
      </w:r>
      <w:r w:rsidR="0DADFE79">
        <w:t>o</w:t>
      </w:r>
      <w:r w:rsidR="24568B6B">
        <w:t>st of the buttons work</w:t>
      </w:r>
      <w:r w:rsidR="7B4D6A2C">
        <w:t>ed</w:t>
      </w:r>
      <w:r w:rsidR="24568B6B">
        <w:t>, going to pages or downloading forms etc. However, some buttons did not work duri</w:t>
      </w:r>
      <w:r w:rsidR="1671291E">
        <w:t>ng testing</w:t>
      </w:r>
      <w:r w:rsidR="24568B6B">
        <w:t>.</w:t>
      </w:r>
      <w:r w:rsidR="7219CEF6">
        <w:t xml:space="preserve"> For example, the social media of team member</w:t>
      </w:r>
      <w:r w:rsidR="0E166F4A">
        <w:t>s</w:t>
      </w:r>
      <w:r w:rsidR="7219CEF6">
        <w:t xml:space="preserve"> did not go to their social media. As well as this </w:t>
      </w:r>
      <w:r w:rsidR="75EE288D">
        <w:t>on the homepage the learn more icon and icons showing the Trust’s services did not go to any valid pages.</w:t>
      </w:r>
      <w:r w:rsidR="2D19B2BE">
        <w:t xml:space="preserve"> Furthermore, the apply buttons on the jobs section are dummies </w:t>
      </w:r>
      <w:r w:rsidR="00D40960">
        <w:t>now</w:t>
      </w:r>
      <w:r w:rsidR="2D19B2BE">
        <w:t>.</w:t>
      </w:r>
      <w:r w:rsidR="7B07F48C">
        <w:t xml:space="preserve"> As a result, they failed their tests. Overall, most of the functionality was fulfilled. </w:t>
      </w:r>
    </w:p>
    <w:p w14:paraId="1498F42A" w14:textId="77777777" w:rsidR="120C6E78" w:rsidRDefault="1ED3315F" w:rsidP="120C6E78">
      <w:r>
        <w:t>For the website functionality test web decided work test the individual features and buttons on the website. The functionality tests mainly focused on features like i</w:t>
      </w:r>
      <w:r w:rsidR="24794F92">
        <w:t>f the buttons went to the links they were supposed to go to, if the search feature work</w:t>
      </w:r>
      <w:r w:rsidR="2ED02CCC">
        <w:t>ed and</w:t>
      </w:r>
      <w:r w:rsidR="24794F92">
        <w:t xml:space="preserve"> if the Trusts members could add job posts etc. </w:t>
      </w:r>
      <w:r w:rsidR="7755202A">
        <w:t xml:space="preserve"> Firstly, we went through the header. In the header</w:t>
      </w:r>
      <w:r w:rsidR="13889132">
        <w:t>,</w:t>
      </w:r>
      <w:r w:rsidR="7755202A">
        <w:t xml:space="preserve"> all the button</w:t>
      </w:r>
      <w:r w:rsidR="3FDA1389">
        <w:t>s</w:t>
      </w:r>
      <w:r w:rsidR="7755202A">
        <w:t xml:space="preserve"> went where they were supposed to go. This includes the social media icons for the Trust which go to their respective page</w:t>
      </w:r>
      <w:r w:rsidR="74E6AE8E">
        <w:t xml:space="preserve">s. </w:t>
      </w:r>
      <w:r w:rsidR="7B4D44F2">
        <w:t xml:space="preserve">Furthermore, the </w:t>
      </w:r>
      <w:r w:rsidR="24120B2E">
        <w:t>C</w:t>
      </w:r>
      <w:r w:rsidR="7B4D44F2">
        <w:t xml:space="preserve">ommunity </w:t>
      </w:r>
      <w:r w:rsidR="45E2EF7F">
        <w:t>B</w:t>
      </w:r>
      <w:r w:rsidR="7B4D44F2">
        <w:t xml:space="preserve">ridges </w:t>
      </w:r>
      <w:r w:rsidR="226557E7">
        <w:t>T</w:t>
      </w:r>
      <w:r w:rsidR="7B4D44F2">
        <w:t>rust logo goes to the home page which is as expected.</w:t>
      </w:r>
      <w:r w:rsidR="608E4A5F">
        <w:t xml:space="preserve"> Similarly, the footer</w:t>
      </w:r>
      <w:r w:rsidR="73E0AA07">
        <w:t xml:space="preserve"> works as expected. All the social media icons go to their respective pages and the form gets set to the Community </w:t>
      </w:r>
      <w:r w:rsidR="0485E382">
        <w:t>B</w:t>
      </w:r>
      <w:r w:rsidR="73E0AA07">
        <w:t xml:space="preserve">ridges </w:t>
      </w:r>
      <w:r w:rsidR="6D7B456C">
        <w:t>T</w:t>
      </w:r>
      <w:r w:rsidR="73E0AA07">
        <w:t>rust email address.</w:t>
      </w:r>
      <w:r w:rsidR="0B407628">
        <w:t xml:space="preserve"> On the pages of the website</w:t>
      </w:r>
      <w:r w:rsidR="01676B1D">
        <w:t>,</w:t>
      </w:r>
      <w:r w:rsidR="0B407628">
        <w:t xml:space="preserve"> m</w:t>
      </w:r>
      <w:r w:rsidR="66CFCA76">
        <w:t>o</w:t>
      </w:r>
      <w:r w:rsidR="0B407628">
        <w:t>st of the buttons work</w:t>
      </w:r>
      <w:r w:rsidR="1C9CC839">
        <w:t>ed</w:t>
      </w:r>
      <w:r w:rsidR="0B407628">
        <w:t>, going to pages or downloading forms etc. However, some buttons did not work duri</w:t>
      </w:r>
      <w:r w:rsidR="28E57C51">
        <w:t>ng testing</w:t>
      </w:r>
      <w:r w:rsidR="0B407628">
        <w:t>.</w:t>
      </w:r>
      <w:r w:rsidR="63DA4749">
        <w:t xml:space="preserve"> For example, the social media of team member</w:t>
      </w:r>
      <w:r w:rsidR="445A01FC">
        <w:t>s</w:t>
      </w:r>
      <w:r w:rsidR="63DA4749">
        <w:t xml:space="preserve"> did not go to their social media. As well as this </w:t>
      </w:r>
      <w:r w:rsidR="4518ED58">
        <w:t>on the homepage the learn more icon and icons showing the Trust’s services did not go to any valid pages.</w:t>
      </w:r>
      <w:r w:rsidR="08383578">
        <w:t xml:space="preserve"> As a result, they failed their tests. Overall, most of the functionality was fulfilled. </w:t>
      </w:r>
    </w:p>
    <w:p w14:paraId="0B26A9CC" w14:textId="07AAFE53" w:rsidR="002E6E3F" w:rsidRDefault="00F3465B" w:rsidP="120C6E78">
      <w:pPr>
        <w:pStyle w:val="Heading2"/>
      </w:pPr>
      <w:bookmarkStart w:id="27" w:name="_Toc133570150"/>
      <w:r>
        <w:t>6.</w:t>
      </w:r>
      <w:r w:rsidR="002E6E3F">
        <w:t>2 – Usability Test</w:t>
      </w:r>
      <w:bookmarkEnd w:id="27"/>
    </w:p>
    <w:p w14:paraId="595F121E" w14:textId="4FA0C997" w:rsidR="41706FA5" w:rsidRDefault="405F390D" w:rsidP="41706FA5">
      <w:r>
        <w:t>In the usability tests</w:t>
      </w:r>
      <w:r w:rsidR="4532AA30">
        <w:t>,</w:t>
      </w:r>
      <w:r>
        <w:t xml:space="preserve"> we had the target audie</w:t>
      </w:r>
      <w:r w:rsidR="4FCD4F69">
        <w:t>nce use the website</w:t>
      </w:r>
      <w:r w:rsidR="3A6CEFEC">
        <w:t xml:space="preserve"> and</w:t>
      </w:r>
      <w:r w:rsidR="4FCD4F69">
        <w:t xml:space="preserve"> then do a questionnaire (see Appendix G).</w:t>
      </w:r>
      <w:r w:rsidR="13A07AB0">
        <w:t xml:space="preserve"> </w:t>
      </w:r>
      <w:r w:rsidR="6E36BD67">
        <w:t xml:space="preserve"> The target audience is anyone in the Clifton and </w:t>
      </w:r>
      <w:r w:rsidR="41E53B10">
        <w:t>M</w:t>
      </w:r>
      <w:r w:rsidR="6E36BD67">
        <w:t>eadow area wh</w:t>
      </w:r>
      <w:r w:rsidR="2365FEB4">
        <w:t>o</w:t>
      </w:r>
      <w:r w:rsidR="6E36BD67">
        <w:t xml:space="preserve"> has or will use the Community Bridges Trust’s services.</w:t>
      </w:r>
      <w:r w:rsidR="0BEAEE0E">
        <w:t xml:space="preserve"> Through this questionnaire, we were able to get an insight into how to improve the</w:t>
      </w:r>
      <w:r w:rsidR="0C05FED0">
        <w:t xml:space="preserve"> website after employment as well as overall how </w:t>
      </w:r>
      <w:r w:rsidR="75D59C57">
        <w:t>good the website is.</w:t>
      </w:r>
      <w:r w:rsidR="12754054">
        <w:t xml:space="preserve"> From this</w:t>
      </w:r>
      <w:r w:rsidR="2F9CD8F5">
        <w:t>,</w:t>
      </w:r>
      <w:r w:rsidR="12754054">
        <w:t xml:space="preserve"> we were able to learn the website was easy to navigate</w:t>
      </w:r>
      <w:r w:rsidR="183CD911">
        <w:t xml:space="preserve"> which is something we emphasised while in development</w:t>
      </w:r>
      <w:r w:rsidR="12754054">
        <w:t xml:space="preserve">. </w:t>
      </w:r>
      <w:r w:rsidR="32D479B7">
        <w:t xml:space="preserve">Most of the respondents said the </w:t>
      </w:r>
      <w:r w:rsidR="4F07EABE">
        <w:t>information was clear and easy to read on the website. A featu</w:t>
      </w:r>
      <w:r w:rsidR="1EAC1A95">
        <w:t xml:space="preserve">re most </w:t>
      </w:r>
      <w:r w:rsidR="61DC0D37">
        <w:t>respondents</w:t>
      </w:r>
      <w:r w:rsidR="1EAC1A95">
        <w:t xml:space="preserve"> thought was missing was</w:t>
      </w:r>
      <w:r w:rsidR="17E1282C">
        <w:t xml:space="preserve"> the ability to apply for jobs on the jobs page and the ability to go to the Trust’s team’s social media. </w:t>
      </w:r>
      <w:r w:rsidR="56860D5D">
        <w:t xml:space="preserve">Which in future we plan to implement. </w:t>
      </w:r>
    </w:p>
    <w:p w14:paraId="0F2AB9EA" w14:textId="14D4B7AB" w:rsidR="41706FA5" w:rsidRDefault="56860D5D" w:rsidP="41706FA5">
      <w:r>
        <w:t>Overall</w:t>
      </w:r>
      <w:r w:rsidR="7C98FD42">
        <w:t>, the expectations of most respondents were met with an average score of 8/10. This highli</w:t>
      </w:r>
      <w:r w:rsidR="2072B94F">
        <w:t>ghts that the project was a success overall.</w:t>
      </w:r>
    </w:p>
    <w:p w14:paraId="45EB7026" w14:textId="189ADDB4" w:rsidR="002E6E3F" w:rsidRDefault="002E6E3F" w:rsidP="120C6E78">
      <w:pPr>
        <w:pStyle w:val="Heading2"/>
      </w:pPr>
      <w:bookmarkStart w:id="28" w:name="_Toc133570151"/>
      <w:r>
        <w:t>6.3 - User Experience Testing</w:t>
      </w:r>
      <w:bookmarkEnd w:id="28"/>
    </w:p>
    <w:p w14:paraId="2DD073FA" w14:textId="27B24E89" w:rsidR="7E8A8D49" w:rsidRDefault="66BBCD18" w:rsidP="7E8A8D49">
      <w:r>
        <w:t xml:space="preserve">The user experience test involved getting some volunteers to use the </w:t>
      </w:r>
      <w:r w:rsidR="35879705">
        <w:t xml:space="preserve">new </w:t>
      </w:r>
      <w:r>
        <w:t>website</w:t>
      </w:r>
      <w:r w:rsidR="1F0FE2BF">
        <w:t xml:space="preserve"> and original website</w:t>
      </w:r>
      <w:r>
        <w:t xml:space="preserve"> </w:t>
      </w:r>
      <w:r w:rsidR="052BC6DC">
        <w:t xml:space="preserve">and </w:t>
      </w:r>
      <w:r>
        <w:t>submit general feedback on the website. Through this test</w:t>
      </w:r>
      <w:r w:rsidR="65D0600B">
        <w:t>,</w:t>
      </w:r>
      <w:r>
        <w:t xml:space="preserve"> we have learn</w:t>
      </w:r>
      <w:r w:rsidR="5FADE0B1">
        <w:t>ed</w:t>
      </w:r>
      <w:r>
        <w:t xml:space="preserve"> that the website has </w:t>
      </w:r>
      <w:r w:rsidR="07B109F9">
        <w:t xml:space="preserve">improved in readability. </w:t>
      </w:r>
      <w:ins w:id="29" w:author="Microsoft Word" w:date="2023-10-19T13:37:00Z">
        <w:r w:rsidR="00000000">
          <w:t xml:space="preserve">The volunteers highlighted the information was very clear, straight forward and visible on the screen. </w:t>
        </w:r>
      </w:ins>
      <w:r w:rsidR="07B109F9">
        <w:t>The volunteers highlighted the information was very clear, straight forward</w:t>
      </w:r>
      <w:r w:rsidR="00D40960">
        <w:t>,</w:t>
      </w:r>
      <w:r w:rsidR="07B109F9">
        <w:t xml:space="preserve"> and visible on the screen. Furthermore, they highlighted the navbar being ma</w:t>
      </w:r>
      <w:r w:rsidR="7371E52A">
        <w:t xml:space="preserve">jorly improved. Stating they were able to navigate the new website much faster than the </w:t>
      </w:r>
      <w:r w:rsidR="33C12702">
        <w:t>original</w:t>
      </w:r>
      <w:r w:rsidR="7371E52A">
        <w:t xml:space="preserve"> website. Finally, the last </w:t>
      </w:r>
      <w:r w:rsidR="44B1E562">
        <w:t>big improvement they stated was they were able to find the donation page much faster. A volunteer stated that on the o</w:t>
      </w:r>
      <w:r w:rsidR="4E3895E9">
        <w:t>riginal</w:t>
      </w:r>
      <w:r w:rsidR="44B1E562">
        <w:t xml:space="preserve"> website</w:t>
      </w:r>
      <w:r w:rsidR="40CA49AC">
        <w:t>,</w:t>
      </w:r>
      <w:r w:rsidR="44B1E562">
        <w:t xml:space="preserve"> the donation page was difficult to find which is not good for a </w:t>
      </w:r>
      <w:r w:rsidR="3A5104EC">
        <w:t>non-profit organisation</w:t>
      </w:r>
      <w:r w:rsidR="19EA55EC">
        <w:t>.</w:t>
      </w:r>
      <w:r w:rsidR="4C66F93A">
        <w:t xml:space="preserve"> However, on the new website it is much easier to find and as a result easier to donate.</w:t>
      </w:r>
    </w:p>
    <w:p w14:paraId="4C38E905" w14:textId="31058506" w:rsidR="7E8A8D49" w:rsidRDefault="4C66F93A" w:rsidP="7E8A8D49">
      <w:r>
        <w:t xml:space="preserve">The </w:t>
      </w:r>
      <w:r w:rsidR="00D40960">
        <w:t>consensus</w:t>
      </w:r>
      <w:r>
        <w:t xml:space="preserve"> was that the new website was a major improvement from the original website.</w:t>
      </w:r>
      <w:r w:rsidR="7371E52A">
        <w:t xml:space="preserve">  </w:t>
      </w:r>
    </w:p>
    <w:p w14:paraId="4ADBA8A7" w14:textId="77777777" w:rsidR="7E8A8D49" w:rsidRDefault="4C66F93A" w:rsidP="7E8A8D49">
      <w:r>
        <w:t>The overall consensus was that the new website was a major improvement from the original website.</w:t>
      </w:r>
      <w:r w:rsidR="7371E52A">
        <w:t xml:space="preserve">  </w:t>
      </w:r>
    </w:p>
    <w:p w14:paraId="083802D5" w14:textId="12673E98" w:rsidR="002E6E3F" w:rsidRDefault="22C2365C" w:rsidP="120C6E78">
      <w:pPr>
        <w:pStyle w:val="Heading2"/>
      </w:pPr>
      <w:bookmarkStart w:id="30" w:name="_Toc133570152"/>
      <w:r>
        <w:t>6.4 – Test</w:t>
      </w:r>
      <w:r w:rsidR="591C764C">
        <w:t>ing</w:t>
      </w:r>
      <w:r>
        <w:t xml:space="preserve"> against </w:t>
      </w:r>
      <w:r w:rsidR="591C764C">
        <w:t xml:space="preserve">original </w:t>
      </w:r>
      <w:r w:rsidR="4D2EBAC2">
        <w:t xml:space="preserve">requirements </w:t>
      </w:r>
      <w:r w:rsidR="591C764C">
        <w:t>and</w:t>
      </w:r>
      <w:r w:rsidR="4D2EBAC2">
        <w:t xml:space="preserve"> objects</w:t>
      </w:r>
      <w:bookmarkEnd w:id="30"/>
    </w:p>
    <w:p w14:paraId="07FE3CDC" w14:textId="54A71C01" w:rsidR="23797A42" w:rsidRDefault="23797A42" w:rsidP="120C6E78">
      <w:r>
        <w:t xml:space="preserve">The final stage of testing involves testing against the documents and requirements. We set these requirements at the </w:t>
      </w:r>
      <w:r w:rsidR="4AFC66B7">
        <w:t>start of the project as our definition of a successful project.</w:t>
      </w:r>
      <w:r>
        <w:t xml:space="preserve"> This will ensure the web</w:t>
      </w:r>
      <w:r w:rsidR="4753364E">
        <w:t>si</w:t>
      </w:r>
      <w:r>
        <w:t>te does what we expect it to do.</w:t>
      </w:r>
    </w:p>
    <w:p w14:paraId="515BD8B5" w14:textId="01F72BBE" w:rsidR="00851E72" w:rsidRDefault="00851E72" w:rsidP="120C6E78">
      <w:pPr>
        <w:pStyle w:val="Heading2"/>
      </w:pPr>
      <w:bookmarkStart w:id="31" w:name="_Toc133570153"/>
      <w:r>
        <w:t>6.4.1- Requirements</w:t>
      </w:r>
      <w:bookmarkEnd w:id="31"/>
      <w:r>
        <w:t xml:space="preserve"> </w:t>
      </w:r>
    </w:p>
    <w:p w14:paraId="75AFCE5B" w14:textId="546A01E0" w:rsidR="06B836AD" w:rsidRDefault="06B836AD" w:rsidP="120C6E78">
      <w:r>
        <w:t>Here is the list of our requirements and how we met these said requirements by the end</w:t>
      </w:r>
      <w:r w:rsidR="00E11A44">
        <w:t xml:space="preserve"> </w:t>
      </w:r>
      <w:r>
        <w:t>of the project.</w:t>
      </w:r>
    </w:p>
    <w:p w14:paraId="46435A34" w14:textId="7981B103" w:rsidR="12411626" w:rsidRDefault="12411626" w:rsidP="120C6E78">
      <w:pPr>
        <w:pStyle w:val="Heading2"/>
      </w:pPr>
      <w:bookmarkStart w:id="32" w:name="_Toc133570154"/>
      <w:r>
        <w:t>6.4.1.1 - Functional</w:t>
      </w:r>
      <w:bookmarkEnd w:id="32"/>
    </w:p>
    <w:p w14:paraId="10F20321" w14:textId="7D5971A7" w:rsidR="2CFE0631" w:rsidRDefault="2CFE0631">
      <w:r>
        <w:t>Functional Requirement 1 – The website should clearly show information about the charity's mission, values, and history.</w:t>
      </w:r>
    </w:p>
    <w:p w14:paraId="7BC8D594" w14:textId="231A2B38" w:rsidR="27530276" w:rsidRDefault="1B75DCD8" w:rsidP="27530276">
      <w:r>
        <w:t xml:space="preserve">The website home page shows all the information about the trust. </w:t>
      </w:r>
      <w:r w:rsidR="141D0486">
        <w:t>Moreover, there are links to other pages w</w:t>
      </w:r>
      <w:r>
        <w:t>hich provide more information if the</w:t>
      </w:r>
      <w:r w:rsidR="0618DBB0">
        <w:t xml:space="preserve"> user desires. Finally, in the footer </w:t>
      </w:r>
      <w:r w:rsidR="24524EBD">
        <w:t>contains the social media links.</w:t>
      </w:r>
    </w:p>
    <w:p w14:paraId="59043BE5" w14:textId="6E3AA508" w:rsidR="4EE02372" w:rsidRDefault="4EE02372" w:rsidP="4EE02372"/>
    <w:p w14:paraId="6DD4D951" w14:textId="2161AF1A" w:rsidR="2CFE0631" w:rsidRDefault="2CFE0631">
      <w:r>
        <w:t>Functional Requirement 2 – The website should show details about the charity's services and programs, such as food banks and family support etc.</w:t>
      </w:r>
    </w:p>
    <w:p w14:paraId="62938C61" w14:textId="3280827A" w:rsidR="43DB447D" w:rsidRDefault="4B0861CD" w:rsidP="43DB447D">
      <w:r>
        <w:t xml:space="preserve">The events category shows </w:t>
      </w:r>
      <w:r w:rsidR="293A5C9A">
        <w:t xml:space="preserve">all the current events that the Trust have going on. They can then </w:t>
      </w:r>
      <w:r w:rsidR="15D85638">
        <w:t>click on the event to see more about the event.</w:t>
      </w:r>
    </w:p>
    <w:p w14:paraId="7473D721" w14:textId="1C35774D" w:rsidR="536E062E" w:rsidRDefault="536E062E" w:rsidP="536E062E"/>
    <w:p w14:paraId="76277FD8" w14:textId="18905A65" w:rsidR="2CFE0631" w:rsidRDefault="2CFE0631" w:rsidP="120C6E78">
      <w:pPr>
        <w:rPr>
          <w:color w:val="374151"/>
          <w:sz w:val="24"/>
          <w:szCs w:val="24"/>
        </w:rPr>
      </w:pPr>
      <w:r>
        <w:t>Functional Requirement 3 – The website</w:t>
      </w:r>
      <w:r w:rsidRPr="120C6E78">
        <w:rPr>
          <w:rFonts w:eastAsiaTheme="minorEastAsia"/>
        </w:rPr>
        <w:t xml:space="preserve"> should display contact information for the charity.</w:t>
      </w:r>
    </w:p>
    <w:p w14:paraId="496BB529" w14:textId="647D67B6" w:rsidR="2E786511" w:rsidRDefault="25B6B200" w:rsidP="2E786511">
      <w:pPr>
        <w:rPr>
          <w:rFonts w:eastAsiaTheme="minorEastAsia"/>
        </w:rPr>
      </w:pPr>
      <w:r w:rsidRPr="2D6E0A72">
        <w:rPr>
          <w:rFonts w:eastAsiaTheme="minorEastAsia"/>
        </w:rPr>
        <w:t>The</w:t>
      </w:r>
      <w:r w:rsidRPr="36B95E1D">
        <w:rPr>
          <w:rFonts w:eastAsiaTheme="minorEastAsia"/>
        </w:rPr>
        <w:t xml:space="preserve"> footer </w:t>
      </w:r>
      <w:r w:rsidRPr="6A17B22A">
        <w:rPr>
          <w:rFonts w:eastAsiaTheme="minorEastAsia"/>
        </w:rPr>
        <w:t xml:space="preserve">contains </w:t>
      </w:r>
      <w:r w:rsidRPr="302AFFEF">
        <w:rPr>
          <w:rFonts w:eastAsiaTheme="minorEastAsia"/>
        </w:rPr>
        <w:t xml:space="preserve">the </w:t>
      </w:r>
      <w:r w:rsidRPr="57F6276E">
        <w:rPr>
          <w:rFonts w:eastAsiaTheme="minorEastAsia"/>
        </w:rPr>
        <w:t>contact</w:t>
      </w:r>
      <w:r w:rsidRPr="55DE4A07">
        <w:rPr>
          <w:rFonts w:eastAsiaTheme="minorEastAsia"/>
        </w:rPr>
        <w:t xml:space="preserve"> information about </w:t>
      </w:r>
      <w:r w:rsidRPr="0FF23849">
        <w:rPr>
          <w:rFonts w:eastAsiaTheme="minorEastAsia"/>
        </w:rPr>
        <w:t xml:space="preserve">the </w:t>
      </w:r>
      <w:r w:rsidRPr="50B9300D">
        <w:rPr>
          <w:rFonts w:eastAsiaTheme="minorEastAsia"/>
        </w:rPr>
        <w:t xml:space="preserve">Trust. </w:t>
      </w:r>
      <w:r w:rsidR="5028E93B" w:rsidRPr="0352B7E3">
        <w:rPr>
          <w:rFonts w:eastAsiaTheme="minorEastAsia"/>
        </w:rPr>
        <w:t xml:space="preserve">Furthermore, there is a </w:t>
      </w:r>
      <w:r w:rsidR="35153B8F" w:rsidRPr="0352B7E3">
        <w:rPr>
          <w:rFonts w:eastAsiaTheme="minorEastAsia"/>
        </w:rPr>
        <w:t>form in the footer so users can easily send queries to the trust.</w:t>
      </w:r>
    </w:p>
    <w:p w14:paraId="7A4FACCC" w14:textId="103E91C3" w:rsidR="6AC8DC0E" w:rsidRDefault="6AC8DC0E" w:rsidP="6AC8DC0E">
      <w:pPr>
        <w:rPr>
          <w:rFonts w:eastAsiaTheme="minorEastAsia"/>
        </w:rPr>
      </w:pPr>
    </w:p>
    <w:p w14:paraId="7BA65471" w14:textId="7231E70A" w:rsidR="2CFE0631" w:rsidRDefault="2CFE0631" w:rsidP="120C6E78">
      <w:pPr>
        <w:rPr>
          <w:rFonts w:ascii="Calibri" w:eastAsia="Calibri" w:hAnsi="Calibri" w:cs="Calibri"/>
        </w:rPr>
      </w:pPr>
      <w:r>
        <w:t>Functional Requirement 4 – The website</w:t>
      </w:r>
      <w:r w:rsidRPr="120C6E78">
        <w:rPr>
          <w:rFonts w:eastAsiaTheme="minorEastAsia"/>
        </w:rPr>
        <w:t xml:space="preserve"> should display v</w:t>
      </w:r>
      <w:r w:rsidRPr="120C6E78">
        <w:rPr>
          <w:rFonts w:ascii="Calibri" w:eastAsia="Calibri" w:hAnsi="Calibri" w:cs="Calibri"/>
        </w:rPr>
        <w:t>olunteer opportunities and a form for interested volunteers to sign up.</w:t>
      </w:r>
    </w:p>
    <w:p w14:paraId="0A7DB28D" w14:textId="4D54AF7A" w:rsidR="0352B7E3" w:rsidRDefault="557705A3" w:rsidP="0352B7E3">
      <w:pPr>
        <w:rPr>
          <w:rFonts w:ascii="Calibri" w:eastAsia="Calibri" w:hAnsi="Calibri" w:cs="Calibri"/>
        </w:rPr>
      </w:pPr>
      <w:r w:rsidRPr="416248D5">
        <w:rPr>
          <w:rFonts w:ascii="Calibri" w:eastAsia="Calibri" w:hAnsi="Calibri" w:cs="Calibri"/>
        </w:rPr>
        <w:t>I</w:t>
      </w:r>
      <w:r w:rsidR="44018369" w:rsidRPr="416248D5">
        <w:rPr>
          <w:rFonts w:ascii="Calibri" w:eastAsia="Calibri" w:hAnsi="Calibri" w:cs="Calibri"/>
        </w:rPr>
        <w:t xml:space="preserve">n the get involved section of the </w:t>
      </w:r>
      <w:r w:rsidR="15C2A80B" w:rsidRPr="126D2C2F">
        <w:rPr>
          <w:rFonts w:ascii="Calibri" w:eastAsia="Calibri" w:hAnsi="Calibri" w:cs="Calibri"/>
        </w:rPr>
        <w:t xml:space="preserve">website </w:t>
      </w:r>
      <w:r w:rsidR="15C2A80B" w:rsidRPr="0FC7012F">
        <w:rPr>
          <w:rFonts w:ascii="Calibri" w:eastAsia="Calibri" w:hAnsi="Calibri" w:cs="Calibri"/>
        </w:rPr>
        <w:t>users can</w:t>
      </w:r>
      <w:r w:rsidR="15C2A80B" w:rsidRPr="185150E5">
        <w:rPr>
          <w:rFonts w:ascii="Calibri" w:eastAsia="Calibri" w:hAnsi="Calibri" w:cs="Calibri"/>
        </w:rPr>
        <w:t xml:space="preserve"> </w:t>
      </w:r>
      <w:r w:rsidR="5DB69CEE" w:rsidRPr="531B603D">
        <w:rPr>
          <w:rFonts w:ascii="Calibri" w:eastAsia="Calibri" w:hAnsi="Calibri" w:cs="Calibri"/>
        </w:rPr>
        <w:t xml:space="preserve">click </w:t>
      </w:r>
      <w:r w:rsidR="4BAEC88B" w:rsidRPr="68318E05">
        <w:rPr>
          <w:rFonts w:ascii="Calibri" w:eastAsia="Calibri" w:hAnsi="Calibri" w:cs="Calibri"/>
        </w:rPr>
        <w:t>ap</w:t>
      </w:r>
      <w:r w:rsidR="5DB69CEE" w:rsidRPr="68318E05">
        <w:rPr>
          <w:rFonts w:ascii="Calibri" w:eastAsia="Calibri" w:hAnsi="Calibri" w:cs="Calibri"/>
        </w:rPr>
        <w:t xml:space="preserve">ply, which </w:t>
      </w:r>
      <w:r w:rsidR="7405E93F" w:rsidRPr="725A3ECD">
        <w:rPr>
          <w:rFonts w:ascii="Calibri" w:eastAsia="Calibri" w:hAnsi="Calibri" w:cs="Calibri"/>
        </w:rPr>
        <w:t>downloads</w:t>
      </w:r>
      <w:r w:rsidR="5DB69CEE" w:rsidRPr="6B68974F">
        <w:rPr>
          <w:rFonts w:ascii="Calibri" w:eastAsia="Calibri" w:hAnsi="Calibri" w:cs="Calibri"/>
        </w:rPr>
        <w:t xml:space="preserve"> a </w:t>
      </w:r>
      <w:r w:rsidR="171E8021" w:rsidRPr="47A3F55F">
        <w:rPr>
          <w:rFonts w:ascii="Calibri" w:eastAsia="Calibri" w:hAnsi="Calibri" w:cs="Calibri"/>
        </w:rPr>
        <w:t>fo</w:t>
      </w:r>
      <w:r w:rsidR="7405E93F" w:rsidRPr="47A3F55F">
        <w:rPr>
          <w:rFonts w:ascii="Calibri" w:eastAsia="Calibri" w:hAnsi="Calibri" w:cs="Calibri"/>
        </w:rPr>
        <w:t xml:space="preserve">rm. </w:t>
      </w:r>
      <w:r w:rsidR="7405E93F" w:rsidRPr="5792787C">
        <w:rPr>
          <w:rFonts w:ascii="Calibri" w:eastAsia="Calibri" w:hAnsi="Calibri" w:cs="Calibri"/>
        </w:rPr>
        <w:t xml:space="preserve">This form can then be filled out and sent to the </w:t>
      </w:r>
      <w:r w:rsidR="3E9EC793" w:rsidRPr="0B696B97">
        <w:rPr>
          <w:rFonts w:ascii="Calibri" w:eastAsia="Calibri" w:hAnsi="Calibri" w:cs="Calibri"/>
        </w:rPr>
        <w:t>C</w:t>
      </w:r>
      <w:r w:rsidR="679E6516" w:rsidRPr="0B696B97">
        <w:rPr>
          <w:rFonts w:ascii="Calibri" w:eastAsia="Calibri" w:hAnsi="Calibri" w:cs="Calibri"/>
        </w:rPr>
        <w:t>o</w:t>
      </w:r>
      <w:r w:rsidR="38695F3B" w:rsidRPr="0B696B97">
        <w:rPr>
          <w:rFonts w:ascii="Calibri" w:eastAsia="Calibri" w:hAnsi="Calibri" w:cs="Calibri"/>
        </w:rPr>
        <w:t>mmunity</w:t>
      </w:r>
      <w:r w:rsidR="38695F3B" w:rsidRPr="493A0444">
        <w:rPr>
          <w:rFonts w:ascii="Calibri" w:eastAsia="Calibri" w:hAnsi="Calibri" w:cs="Calibri"/>
        </w:rPr>
        <w:t xml:space="preserve"> Bridges</w:t>
      </w:r>
      <w:r w:rsidR="38695F3B" w:rsidRPr="531D26A5">
        <w:rPr>
          <w:rFonts w:ascii="Calibri" w:eastAsia="Calibri" w:hAnsi="Calibri" w:cs="Calibri"/>
        </w:rPr>
        <w:t xml:space="preserve"> </w:t>
      </w:r>
      <w:r w:rsidR="4D01EBD8" w:rsidRPr="02DACD1E">
        <w:rPr>
          <w:rFonts w:ascii="Calibri" w:eastAsia="Calibri" w:hAnsi="Calibri" w:cs="Calibri"/>
        </w:rPr>
        <w:t>T</w:t>
      </w:r>
      <w:r w:rsidR="38695F3B" w:rsidRPr="02DACD1E">
        <w:rPr>
          <w:rFonts w:ascii="Calibri" w:eastAsia="Calibri" w:hAnsi="Calibri" w:cs="Calibri"/>
        </w:rPr>
        <w:t>rust</w:t>
      </w:r>
      <w:r w:rsidR="38695F3B" w:rsidRPr="531D26A5">
        <w:rPr>
          <w:rFonts w:ascii="Calibri" w:eastAsia="Calibri" w:hAnsi="Calibri" w:cs="Calibri"/>
        </w:rPr>
        <w:t xml:space="preserve"> </w:t>
      </w:r>
      <w:r w:rsidR="38695F3B" w:rsidRPr="10F66BCA">
        <w:rPr>
          <w:rFonts w:ascii="Calibri" w:eastAsia="Calibri" w:hAnsi="Calibri" w:cs="Calibri"/>
        </w:rPr>
        <w:t>email.</w:t>
      </w:r>
    </w:p>
    <w:p w14:paraId="0330A143" w14:textId="52776086" w:rsidR="0352B7E3" w:rsidRDefault="0352B7E3" w:rsidP="0352B7E3">
      <w:pPr>
        <w:rPr>
          <w:rFonts w:ascii="Calibri" w:eastAsia="Calibri" w:hAnsi="Calibri" w:cs="Calibri"/>
        </w:rPr>
      </w:pPr>
    </w:p>
    <w:p w14:paraId="2A37E19D" w14:textId="19B093B7" w:rsidR="2CFE0631" w:rsidRDefault="2CFE0631" w:rsidP="120C6E78">
      <w:pPr>
        <w:rPr>
          <w:rFonts w:ascii="Calibri" w:eastAsia="Calibri" w:hAnsi="Calibri" w:cs="Calibri"/>
        </w:rPr>
      </w:pPr>
      <w:r>
        <w:t>Functional Requirement 5 – The website should have an easy to find donation page that accepts various payment methods.</w:t>
      </w:r>
    </w:p>
    <w:p w14:paraId="1861D1BD" w14:textId="30B133AF" w:rsidR="2EDE70E8" w:rsidRDefault="4E65E767" w:rsidP="2EDE70E8">
      <w:r>
        <w:t xml:space="preserve">The donation page is easily findable under the get involved section. This uses the amazon smile page </w:t>
      </w:r>
      <w:r w:rsidR="0AA5C38B">
        <w:t xml:space="preserve">and </w:t>
      </w:r>
      <w:r w:rsidR="4A2F6A6E">
        <w:t>PayPal</w:t>
      </w:r>
      <w:r>
        <w:t xml:space="preserve"> which accepts various payment metho</w:t>
      </w:r>
      <w:r w:rsidR="3A0AF9F5">
        <w:t>ds for donations. Furthermore, this is safe and secure for the user’s details.</w:t>
      </w:r>
    </w:p>
    <w:p w14:paraId="464EF6B2" w14:textId="7B50D296" w:rsidR="368E8BAA" w:rsidRDefault="368E8BAA" w:rsidP="368E8BAA"/>
    <w:p w14:paraId="169F3798" w14:textId="23B35F92" w:rsidR="2CFE0631" w:rsidRDefault="2CFE0631" w:rsidP="120C6E78">
      <w:pPr>
        <w:rPr>
          <w:rFonts w:ascii="Calibri" w:eastAsia="Calibri" w:hAnsi="Calibri" w:cs="Calibri"/>
        </w:rPr>
      </w:pPr>
      <w:r>
        <w:t>Functional Requirement 6 – The website should include a news and updates section to keep users informed about the charity.</w:t>
      </w:r>
    </w:p>
    <w:p w14:paraId="33918408" w14:textId="5388A52D" w:rsidR="120C6E78" w:rsidRDefault="2FBB3F85" w:rsidP="120C6E78">
      <w:r>
        <w:t xml:space="preserve">There is a news section of the website to keep </w:t>
      </w:r>
      <w:r w:rsidR="24AD7319">
        <w:t>users informed about the Trust.</w:t>
      </w:r>
    </w:p>
    <w:p w14:paraId="5791191F" w14:textId="0F71E657" w:rsidR="550C6645" w:rsidRDefault="550C6645" w:rsidP="550C6645"/>
    <w:p w14:paraId="2D1D327E" w14:textId="4AABB5B4" w:rsidR="12411626" w:rsidRDefault="12411626" w:rsidP="120C6E78">
      <w:pPr>
        <w:pStyle w:val="Heading2"/>
      </w:pPr>
      <w:bookmarkStart w:id="33" w:name="_Toc133570155"/>
      <w:r>
        <w:t>6.4.1.2 - Non-Functional</w:t>
      </w:r>
      <w:bookmarkEnd w:id="33"/>
    </w:p>
    <w:p w14:paraId="33428F3A" w14:textId="58C14523" w:rsidR="328594D5" w:rsidRDefault="00E11A44">
      <w:r>
        <w:t xml:space="preserve">Non-Functional </w:t>
      </w:r>
      <w:r w:rsidR="328594D5">
        <w:t>R</w:t>
      </w:r>
      <w:r>
        <w:t xml:space="preserve">equirement </w:t>
      </w:r>
      <w:r w:rsidR="328594D5">
        <w:t>1 - The website will need to gather and store users' data securely.</w:t>
      </w:r>
    </w:p>
    <w:p w14:paraId="75FCFAB7" w14:textId="395C073C" w:rsidR="46752141" w:rsidRDefault="61E7A8DB" w:rsidP="46752141">
      <w:r>
        <w:t xml:space="preserve">The only place where users enter sensitive information directly on the website is the amazon smile </w:t>
      </w:r>
      <w:r w:rsidR="6B076786">
        <w:t>and PayPal donation pages. These are two secure places to enter sensitive information.</w:t>
      </w:r>
    </w:p>
    <w:p w14:paraId="7DDB9C4A" w14:textId="6C14FE61" w:rsidR="11BF2979" w:rsidRDefault="11BF2979" w:rsidP="11BF2979"/>
    <w:p w14:paraId="32190FDD" w14:textId="31B0060D" w:rsidR="328594D5" w:rsidRDefault="00E11A44">
      <w:r>
        <w:t xml:space="preserve">Non-Functional Requirement </w:t>
      </w:r>
      <w:r w:rsidR="328594D5">
        <w:t>2 – The system will be easily maintained.</w:t>
      </w:r>
    </w:p>
    <w:p w14:paraId="1E534B94" w14:textId="3E0CFF7B" w:rsidR="24CEEFFE" w:rsidRDefault="2AC28004" w:rsidP="6A35C722">
      <w:r>
        <w:t xml:space="preserve">The website Is </w:t>
      </w:r>
      <w:r w:rsidR="2722F4EA" w:rsidRPr="1D524C6A">
        <w:rPr>
          <w:rFonts w:eastAsiaTheme="minorEastAsia"/>
        </w:rPr>
        <w:t>World Wide Web Consortium</w:t>
      </w:r>
      <w:r w:rsidR="2722F4EA" w:rsidRPr="0ADB5936">
        <w:rPr>
          <w:rFonts w:ascii="Calibri" w:eastAsia="Calibri" w:hAnsi="Calibri" w:cs="Calibri"/>
        </w:rPr>
        <w:t xml:space="preserve"> </w:t>
      </w:r>
      <w:r w:rsidR="2722F4EA" w:rsidRPr="4B361E05">
        <w:rPr>
          <w:rFonts w:ascii="Calibri" w:eastAsia="Calibri" w:hAnsi="Calibri" w:cs="Calibri"/>
        </w:rPr>
        <w:t>(</w:t>
      </w:r>
      <w:r>
        <w:t>W3C</w:t>
      </w:r>
      <w:r w:rsidR="37264BBD">
        <w:t>)</w:t>
      </w:r>
      <w:r>
        <w:t xml:space="preserve"> complaint. Which </w:t>
      </w:r>
      <w:r w:rsidR="1E416E47">
        <w:t>shows that we used good practices to create the website. Hence showing that the website will be easily maintained.</w:t>
      </w:r>
    </w:p>
    <w:p w14:paraId="47B178DE" w14:textId="091F372C" w:rsidR="6A35C722" w:rsidRDefault="6A35C722" w:rsidP="6A35C722"/>
    <w:p w14:paraId="24F6F30C" w14:textId="6E8E6CF5" w:rsidR="328594D5" w:rsidRDefault="00E11A44">
      <w:r>
        <w:t xml:space="preserve">Non-Functional Requirement </w:t>
      </w:r>
      <w:r w:rsidR="328594D5">
        <w:t>3 – The system will scale to support more users.</w:t>
      </w:r>
    </w:p>
    <w:p w14:paraId="7F4782F0" w14:textId="5275E12D" w:rsidR="03AAAF16" w:rsidRDefault="43EE2B64" w:rsidP="03AAAF16">
      <w:r>
        <w:t>By using WordPress, we have enabled the website to be more scalable. This means if there is a jump in traffic for the website it will not crash.</w:t>
      </w:r>
    </w:p>
    <w:p w14:paraId="0E6C11D6" w14:textId="65A0BDAA" w:rsidR="2E248598" w:rsidRDefault="2E248598" w:rsidP="2E248598"/>
    <w:p w14:paraId="3EAA9BA5" w14:textId="0CD312A1" w:rsidR="328594D5" w:rsidRDefault="00E11A44" w:rsidP="120C6E78">
      <w:pPr>
        <w:rPr>
          <w:rFonts w:eastAsiaTheme="minorEastAsia"/>
        </w:rPr>
      </w:pPr>
      <w:r>
        <w:t xml:space="preserve">Non-Functional Requirement </w:t>
      </w:r>
      <w:r w:rsidR="328594D5">
        <w:t>4 – The website should be easy to navigate and use.</w:t>
      </w:r>
    </w:p>
    <w:p w14:paraId="7D4EA20E" w14:textId="42FEEA64" w:rsidR="4BE4A7C2" w:rsidRDefault="4BE4A7C2" w:rsidP="7EEC74D8">
      <w:r>
        <w:t>The website was made with simplicity in mind</w:t>
      </w:r>
      <w:r w:rsidR="5B1D7C42">
        <w:t xml:space="preserve">. This allows it to be both easy to navigate and use. This allows all types of users to easily use the website. </w:t>
      </w:r>
    </w:p>
    <w:p w14:paraId="06C5CF50" w14:textId="735EC81D" w:rsidR="1432957B" w:rsidRDefault="1432957B" w:rsidP="1432957B"/>
    <w:p w14:paraId="6ED491D7" w14:textId="32B6B425" w:rsidR="328594D5" w:rsidRDefault="00E11A44">
      <w:r>
        <w:t xml:space="preserve">Non-Functional Requirement </w:t>
      </w:r>
      <w:r w:rsidR="328594D5">
        <w:t>5 – The website should be compatible with many browsers.</w:t>
      </w:r>
    </w:p>
    <w:p w14:paraId="30BA5B3B" w14:textId="336F8920" w:rsidR="377B8136" w:rsidRDefault="377B8136" w:rsidP="2806BB15">
      <w:r>
        <w:t>The website was made with WordPress which can be used on multiple browser types.</w:t>
      </w:r>
    </w:p>
    <w:p w14:paraId="40F5F39F" w14:textId="7711DCD1" w:rsidR="64D8364B" w:rsidRDefault="64D8364B" w:rsidP="64D8364B"/>
    <w:p w14:paraId="07D0964A" w14:textId="0CEE1B60" w:rsidR="328594D5" w:rsidRDefault="00E11A44" w:rsidP="120C6E78">
      <w:pPr>
        <w:rPr>
          <w:rFonts w:eastAsiaTheme="minorEastAsia"/>
        </w:rPr>
      </w:pPr>
      <w:r>
        <w:t xml:space="preserve">Non-Functional Requirement </w:t>
      </w:r>
      <w:r w:rsidR="328594D5">
        <w:t>6 – The website should be accessible to all users.</w:t>
      </w:r>
    </w:p>
    <w:p w14:paraId="72C26D82" w14:textId="027618EC" w:rsidR="120C6E78" w:rsidRDefault="71B2F2A9" w:rsidP="120C6E78">
      <w:r>
        <w:t>The website has an appropriate colour scheme to make sure the website is accessible to all. Furthermore, we have made sure there are no spelling errors, good size text and we have added alt text to all pictures and videos</w:t>
      </w:r>
      <w:r w:rsidR="429151D0">
        <w:t xml:space="preserve"> for screen readers.</w:t>
      </w:r>
    </w:p>
    <w:p w14:paraId="398C705D" w14:textId="26E413F1" w:rsidR="120C6E78" w:rsidRDefault="120C6E78" w:rsidP="120C6E78"/>
    <w:p w14:paraId="0255BA0C" w14:textId="2C698A79" w:rsidR="00851E72" w:rsidRDefault="00851E72" w:rsidP="120C6E78">
      <w:pPr>
        <w:pStyle w:val="Heading2"/>
      </w:pPr>
      <w:bookmarkStart w:id="34" w:name="_Toc133570156"/>
      <w:r>
        <w:t>6.4.2 – Objectives</w:t>
      </w:r>
      <w:bookmarkEnd w:id="34"/>
    </w:p>
    <w:p w14:paraId="77AE69FC" w14:textId="75210A47" w:rsidR="467FFD4A" w:rsidRDefault="467FFD4A" w:rsidP="120C6E78">
      <w:r>
        <w:t xml:space="preserve">Here </w:t>
      </w:r>
      <w:r w:rsidR="17504164">
        <w:t>is</w:t>
      </w:r>
      <w:r>
        <w:t xml:space="preserve"> the list of objectives made at the start of the project and how we met these said objectives on the website.</w:t>
      </w:r>
    </w:p>
    <w:p w14:paraId="6F5B964D" w14:textId="5E6B6148" w:rsidR="467FFD4A" w:rsidRDefault="467FFD4A" w:rsidP="120C6E78">
      <w:pPr>
        <w:pStyle w:val="ListParagraph"/>
        <w:numPr>
          <w:ilvl w:val="0"/>
          <w:numId w:val="21"/>
        </w:numPr>
      </w:pPr>
      <w:r>
        <w:t xml:space="preserve">The navigation bar needs to be simplified. As of right now it is too congested.  </w:t>
      </w:r>
    </w:p>
    <w:p w14:paraId="16AE2280" w14:textId="1F535335" w:rsidR="410C61B2" w:rsidRDefault="410C61B2" w:rsidP="120C6E78">
      <w:r>
        <w:t xml:space="preserve">We simplified the </w:t>
      </w:r>
      <w:r w:rsidR="151E3DE9">
        <w:t>navigation bar</w:t>
      </w:r>
      <w:r>
        <w:t xml:space="preserve"> to 6 categories. This meant that the </w:t>
      </w:r>
      <w:r w:rsidR="09440BED">
        <w:t xml:space="preserve">navigation bar </w:t>
      </w:r>
      <w:r>
        <w:t>was much less con</w:t>
      </w:r>
      <w:r w:rsidR="7F427E39">
        <w:t>g</w:t>
      </w:r>
      <w:r>
        <w:t>es</w:t>
      </w:r>
      <w:r w:rsidR="0AF38943">
        <w:t>ted.</w:t>
      </w:r>
      <w:r w:rsidR="6DD3249D">
        <w:t xml:space="preserve"> Each category has a dropdown menu </w:t>
      </w:r>
      <w:r w:rsidR="524BF62C">
        <w:t>that shows all the subcategories. This allows the user to easily find what they are looking for.</w:t>
      </w:r>
    </w:p>
    <w:p w14:paraId="0BC0812E" w14:textId="516A02BB" w:rsidR="467FFD4A" w:rsidRDefault="467FFD4A" w:rsidP="120C6E78">
      <w:pPr>
        <w:pStyle w:val="ListParagraph"/>
        <w:numPr>
          <w:ilvl w:val="0"/>
          <w:numId w:val="21"/>
        </w:numPr>
      </w:pPr>
      <w:r>
        <w:t>The design of the website needs to be user-friendly.</w:t>
      </w:r>
    </w:p>
    <w:p w14:paraId="7132AB28" w14:textId="73DB4981" w:rsidR="1B00A22B" w:rsidRDefault="1B00A22B" w:rsidP="120C6E78">
      <w:r>
        <w:t xml:space="preserve">We designed a user-friendly website by </w:t>
      </w:r>
      <w:r w:rsidR="402A3C8E">
        <w:t xml:space="preserve">remaking the </w:t>
      </w:r>
      <w:r w:rsidR="371F8C4D">
        <w:t xml:space="preserve">navigation bar because of the reasons above. </w:t>
      </w:r>
      <w:r w:rsidR="305F6016">
        <w:t xml:space="preserve">We programmed all buttons to go to </w:t>
      </w:r>
      <w:r w:rsidR="3BA726D6">
        <w:t>their</w:t>
      </w:r>
      <w:r w:rsidR="305F6016">
        <w:t xml:space="preserve"> desired location. As well as this all buttons have a</w:t>
      </w:r>
      <w:r w:rsidR="58B5918C">
        <w:t xml:space="preserve">n effect when hovered over. </w:t>
      </w:r>
      <w:r w:rsidR="1B5B7273">
        <w:t>Furthermore, the website is simplified, and all sections have bold titles and visible text. These are just some of the ways we c</w:t>
      </w:r>
      <w:r w:rsidR="5F80E2E2">
        <w:t>reated a more user-friendly website.</w:t>
      </w:r>
    </w:p>
    <w:p w14:paraId="554B1E4B" w14:textId="1482C471" w:rsidR="467FFD4A" w:rsidRDefault="467FFD4A" w:rsidP="120C6E78">
      <w:pPr>
        <w:pStyle w:val="ListParagraph"/>
        <w:numPr>
          <w:ilvl w:val="0"/>
          <w:numId w:val="21"/>
        </w:numPr>
      </w:pPr>
      <w:r>
        <w:t>The design must be professional and attractive to the user.</w:t>
      </w:r>
    </w:p>
    <w:p w14:paraId="50E9F63F" w14:textId="1F339E57" w:rsidR="56EF51BF" w:rsidRDefault="56EF51BF" w:rsidP="120C6E78">
      <w:r>
        <w:t>We designed a professional and attractive website by remaking the navigation bar because of the reasons above. Furthermore, condensing the amount of information on a page, so the page is clearer. We used a colour scheme that allows text to easily be seen. Finally, we cleared up the footer and provided a carousel design for the sponsors.</w:t>
      </w:r>
    </w:p>
    <w:p w14:paraId="335A47CB" w14:textId="58D301FA" w:rsidR="467FFD4A" w:rsidRDefault="467FFD4A" w:rsidP="120C6E78">
      <w:pPr>
        <w:pStyle w:val="ListParagraph"/>
        <w:numPr>
          <w:ilvl w:val="0"/>
          <w:numId w:val="21"/>
        </w:numPr>
      </w:pPr>
      <w:r>
        <w:t>Information on the website needs to be easily findable.</w:t>
      </w:r>
    </w:p>
    <w:p w14:paraId="6EEE046F" w14:textId="5B37735A" w:rsidR="7C494E54" w:rsidRDefault="7C494E54" w:rsidP="120C6E78">
      <w:r>
        <w:t xml:space="preserve">We created the website in a simplified way, and as a result, </w:t>
      </w:r>
      <w:r w:rsidR="7CCD8076">
        <w:t xml:space="preserve">the </w:t>
      </w:r>
      <w:r>
        <w:t xml:space="preserve">information is very easily findable. Furthermore, pages </w:t>
      </w:r>
      <w:r w:rsidR="7666EA12">
        <w:t xml:space="preserve">have been shortened to remove any unnecessary or redundant </w:t>
      </w:r>
      <w:r w:rsidR="5C1FF30F">
        <w:t>information</w:t>
      </w:r>
      <w:r w:rsidR="7666EA12">
        <w:t>.</w:t>
      </w:r>
    </w:p>
    <w:p w14:paraId="0265D313" w14:textId="2E929E0F" w:rsidR="467FFD4A" w:rsidRDefault="467FFD4A" w:rsidP="120C6E78">
      <w:pPr>
        <w:pStyle w:val="ListParagraph"/>
        <w:numPr>
          <w:ilvl w:val="0"/>
          <w:numId w:val="21"/>
        </w:numPr>
      </w:pPr>
      <w:r>
        <w:t>The website must be accessible. E.g., not using colours that would be difficult for blind people to see.</w:t>
      </w:r>
    </w:p>
    <w:p w14:paraId="68B7399A" w14:textId="67F346FB" w:rsidR="44122FE5" w:rsidRDefault="44122FE5" w:rsidP="120C6E78">
      <w:r>
        <w:t xml:space="preserve">We used an appropriate colour scheme to </w:t>
      </w:r>
      <w:r w:rsidR="02B71517">
        <w:t xml:space="preserve">make sure the website is accessible for all. </w:t>
      </w:r>
      <w:r w:rsidR="1DF106E6">
        <w:t>Furthermore, we have made sure there are no spelling errors and we have added alt text to all pictures and videos.</w:t>
      </w:r>
    </w:p>
    <w:p w14:paraId="40FBFD05" w14:textId="1ECA7746" w:rsidR="467FFD4A" w:rsidRDefault="467FFD4A" w:rsidP="120C6E78">
      <w:pPr>
        <w:pStyle w:val="ListParagraph"/>
        <w:numPr>
          <w:ilvl w:val="0"/>
          <w:numId w:val="21"/>
        </w:numPr>
      </w:pPr>
      <w:r>
        <w:t>The footer must be cleaned up.</w:t>
      </w:r>
    </w:p>
    <w:p w14:paraId="35B0CA46" w14:textId="25E2F323" w:rsidR="63AE456D" w:rsidRDefault="63AE456D" w:rsidP="120C6E78">
      <w:r>
        <w:t>The footer now contains a communication section where you can send a query to the tr</w:t>
      </w:r>
      <w:r w:rsidR="38F0F139">
        <w:t xml:space="preserve">ust. A little bit of information about the trust e.g., charity number. </w:t>
      </w:r>
      <w:r>
        <w:t xml:space="preserve"> </w:t>
      </w:r>
      <w:r w:rsidR="30D5591E">
        <w:t>Finally, it contains all the sponsors, however, we have displayed it in a carousel, this makes it more organ</w:t>
      </w:r>
      <w:r w:rsidR="48661A84">
        <w:t>i</w:t>
      </w:r>
      <w:r w:rsidR="30D5591E">
        <w:t xml:space="preserve">sed. </w:t>
      </w:r>
    </w:p>
    <w:p w14:paraId="0549B10B" w14:textId="116AD1B1" w:rsidR="467FFD4A" w:rsidRDefault="467FFD4A" w:rsidP="120C6E78">
      <w:pPr>
        <w:pStyle w:val="ListParagraph"/>
        <w:numPr>
          <w:ilvl w:val="0"/>
          <w:numId w:val="21"/>
        </w:numPr>
      </w:pPr>
      <w:r>
        <w:t>The website must be responsive. The website must be usable on mobiles and tablets.</w:t>
      </w:r>
    </w:p>
    <w:p w14:paraId="208F1ADF" w14:textId="63E815B7" w:rsidR="1D0514D6" w:rsidRDefault="1D0514D6" w:rsidP="120C6E78">
      <w:r>
        <w:t xml:space="preserve">The website is now responsive. When viewed on a phone or a tablet all text will be clear and fit to the screen. Furthermore, </w:t>
      </w:r>
      <w:r w:rsidR="112AE2DA">
        <w:t>we have introduced a hamburger menu. When clicked on, it reveals all the categories in an organised matter.</w:t>
      </w:r>
    </w:p>
    <w:p w14:paraId="19D24954" w14:textId="3996D80C" w:rsidR="467FFD4A" w:rsidRDefault="467FFD4A" w:rsidP="120C6E78">
      <w:pPr>
        <w:pStyle w:val="ListParagraph"/>
        <w:numPr>
          <w:ilvl w:val="0"/>
          <w:numId w:val="21"/>
        </w:numPr>
      </w:pPr>
      <w:r>
        <w:t>The donation page should be easily findable.</w:t>
      </w:r>
    </w:p>
    <w:p w14:paraId="19C3E5EF" w14:textId="5AE5B3FA" w:rsidR="3B6B354A" w:rsidRDefault="3B6B354A" w:rsidP="120C6E78">
      <w:r>
        <w:t>The donation page is now easily accessible under the get involved section of the navigation bar. Allowing users to easily donate.</w:t>
      </w:r>
    </w:p>
    <w:p w14:paraId="7CEE1A1B" w14:textId="301DA493" w:rsidR="467FFD4A" w:rsidRDefault="467FFD4A" w:rsidP="120C6E78">
      <w:pPr>
        <w:pStyle w:val="ListParagraph"/>
        <w:numPr>
          <w:ilvl w:val="0"/>
          <w:numId w:val="21"/>
        </w:numPr>
      </w:pPr>
      <w:r>
        <w:t>All information must be up to date and correct.</w:t>
      </w:r>
    </w:p>
    <w:p w14:paraId="23F2B6A5" w14:textId="04C89919" w:rsidR="1BE5F0FD" w:rsidRDefault="1BE5F0FD" w:rsidP="120C6E78">
      <w:r>
        <w:t>We have worked closely with the trust to ensure all the information is up to date.</w:t>
      </w:r>
    </w:p>
    <w:p w14:paraId="35F000FA" w14:textId="75271980" w:rsidR="467FFD4A" w:rsidRDefault="467FFD4A" w:rsidP="120C6E78">
      <w:pPr>
        <w:pStyle w:val="ListParagraph"/>
        <w:numPr>
          <w:ilvl w:val="0"/>
          <w:numId w:val="21"/>
        </w:numPr>
      </w:pPr>
      <w:r>
        <w:t>All clickable text/icons must go to the desired place.</w:t>
      </w:r>
    </w:p>
    <w:p w14:paraId="7DD19AC7" w14:textId="26AF950D" w:rsidR="799318B7" w:rsidRDefault="799318B7" w:rsidP="120C6E78">
      <w:r>
        <w:t>All the icons go to the desired pages where users can find all the information.</w:t>
      </w:r>
    </w:p>
    <w:p w14:paraId="0DC5F112" w14:textId="3E4C1FCB" w:rsidR="467FFD4A" w:rsidRDefault="467FFD4A" w:rsidP="120C6E78">
      <w:pPr>
        <w:pStyle w:val="ListParagraph"/>
        <w:numPr>
          <w:ilvl w:val="0"/>
          <w:numId w:val="21"/>
        </w:numPr>
      </w:pPr>
      <w:r>
        <w:t>The website must be easily editable so the Community Bridges Trust can update it.</w:t>
      </w:r>
    </w:p>
    <w:p w14:paraId="329726C1" w14:textId="24859A05" w:rsidR="5286254A" w:rsidRDefault="5286254A" w:rsidP="120C6E78">
      <w:r>
        <w:t>Since the website is made with Word</w:t>
      </w:r>
      <w:r w:rsidR="56B387D5">
        <w:t>P</w:t>
      </w:r>
      <w:r>
        <w:t>ress,</w:t>
      </w:r>
      <w:r w:rsidR="2FFCF8B9">
        <w:t xml:space="preserve"> it should be easily editable.</w:t>
      </w:r>
    </w:p>
    <w:p w14:paraId="0F08EF62" w14:textId="487041C3" w:rsidR="467FFD4A" w:rsidRDefault="467FFD4A" w:rsidP="120C6E78">
      <w:pPr>
        <w:pStyle w:val="ListParagraph"/>
        <w:numPr>
          <w:ilvl w:val="0"/>
          <w:numId w:val="21"/>
        </w:numPr>
      </w:pPr>
      <w:r>
        <w:t>Must be training documents to teach the Community Bridges trust how to navigate and use the website.</w:t>
      </w:r>
    </w:p>
    <w:p w14:paraId="30BBA7E7" w14:textId="7746D5BA" w:rsidR="5D88E6E3" w:rsidRDefault="5D88E6E3" w:rsidP="120C6E78">
      <w:r>
        <w:t>W</w:t>
      </w:r>
      <w:r w:rsidR="17A678A4">
        <w:t>e were not able to create training documents at the current time. However,</w:t>
      </w:r>
      <w:r w:rsidR="1BD3DB2F">
        <w:t xml:space="preserve"> </w:t>
      </w:r>
      <w:r w:rsidR="17A678A4">
        <w:t>in the future</w:t>
      </w:r>
      <w:r w:rsidR="40F4ABE7">
        <w:t>,</w:t>
      </w:r>
      <w:r w:rsidR="17A678A4">
        <w:t xml:space="preserve"> we will provide training documents for the staff at the Trust.</w:t>
      </w:r>
    </w:p>
    <w:p w14:paraId="656938BD" w14:textId="568113DF" w:rsidR="00851E72" w:rsidRDefault="00851E72" w:rsidP="00DF2785"/>
    <w:p w14:paraId="1A4ECF0E" w14:textId="77777777" w:rsidR="00E54B3A" w:rsidRDefault="00E54B3A" w:rsidP="120C6E78">
      <w:pPr>
        <w:pStyle w:val="Heading1"/>
      </w:pPr>
      <w:bookmarkStart w:id="35" w:name="_Toc133570157"/>
    </w:p>
    <w:p w14:paraId="724C6389" w14:textId="77777777" w:rsidR="00E54B3A" w:rsidRDefault="00E54B3A" w:rsidP="120C6E78">
      <w:pPr>
        <w:pStyle w:val="Heading1"/>
      </w:pPr>
    </w:p>
    <w:p w14:paraId="02697203" w14:textId="77777777" w:rsidR="00E54B3A" w:rsidRDefault="00E54B3A" w:rsidP="00E54B3A"/>
    <w:p w14:paraId="2FE92C2F" w14:textId="77777777" w:rsidR="00E54B3A" w:rsidRDefault="00E54B3A" w:rsidP="00E54B3A"/>
    <w:p w14:paraId="7DBCF812" w14:textId="77777777" w:rsidR="00E54B3A" w:rsidRPr="00E54B3A" w:rsidRDefault="00E54B3A" w:rsidP="00E54B3A"/>
    <w:p w14:paraId="30E4397D" w14:textId="07EB8B51" w:rsidR="00851E72" w:rsidRDefault="00851E72" w:rsidP="120C6E78">
      <w:pPr>
        <w:pStyle w:val="Heading1"/>
      </w:pPr>
      <w:r>
        <w:t>Section 7 – Discussion / Conclusion</w:t>
      </w:r>
      <w:bookmarkEnd w:id="35"/>
    </w:p>
    <w:p w14:paraId="36906F2E" w14:textId="6ACBCB2B" w:rsidR="00C57F8C" w:rsidRDefault="00ED4771" w:rsidP="00E37BE3">
      <w:r>
        <w:t>For this project, I believe that it was an overall success</w:t>
      </w:r>
      <w:r w:rsidR="009C66D1">
        <w:t xml:space="preserve">, whether that’s for the development of the website or how we worked as a team, it was generally conducted very </w:t>
      </w:r>
      <w:r w:rsidR="001319A3">
        <w:t>professionally,</w:t>
      </w:r>
      <w:r w:rsidR="009C66D1">
        <w:t xml:space="preserve"> and I am happy with </w:t>
      </w:r>
      <w:r w:rsidR="001319A3">
        <w:t>the</w:t>
      </w:r>
      <w:r w:rsidR="00C57F8C">
        <w:t xml:space="preserve"> finished</w:t>
      </w:r>
      <w:r w:rsidR="001319A3">
        <w:t xml:space="preserve"> </w:t>
      </w:r>
      <w:r w:rsidR="00C57F8C">
        <w:t>product</w:t>
      </w:r>
      <w:r w:rsidR="009C66D1">
        <w:t xml:space="preserve">. </w:t>
      </w:r>
      <w:r w:rsidR="00A53336">
        <w:t xml:space="preserve">The project was conducted well from us meeting in the first place at the start of January 2023 and until the end of the project being April 2023, everything was conducted </w:t>
      </w:r>
      <w:r w:rsidR="00E37BE3">
        <w:t xml:space="preserve">very smoothly and everyone within the team knew what they were capable of. </w:t>
      </w:r>
    </w:p>
    <w:p w14:paraId="42BD3638" w14:textId="77777777" w:rsidR="0093262E" w:rsidRDefault="00C57F8C" w:rsidP="00E37BE3">
      <w:r>
        <w:t>As a team, we started creating meeting notes after every meeting to help reflect on the time we had just spent. This was done from the first week to help decide the project we wanted to creat</w:t>
      </w:r>
      <w:r w:rsidR="00796F60">
        <w:t xml:space="preserve">e, by choosing from one of </w:t>
      </w:r>
      <w:r>
        <w:t>the several different s</w:t>
      </w:r>
      <w:r w:rsidR="00796F60">
        <w:t xml:space="preserve">cenarios available to us. It was </w:t>
      </w:r>
      <w:r w:rsidR="00864D9F">
        <w:t xml:space="preserve">agreed that most of us decided to choose this scenario and it offers the best practice for website development implementation skills. Fortunately, the ‘software developers’ who decided to work in this group were very skilled at creating this website and discussing the scenario between the three of them. </w:t>
      </w:r>
      <w:r w:rsidR="00796F60">
        <w:t xml:space="preserve"> </w:t>
      </w:r>
      <w:r>
        <w:t xml:space="preserve"> </w:t>
      </w:r>
    </w:p>
    <w:p w14:paraId="5FA52A78" w14:textId="6CC91381" w:rsidR="002E42FA" w:rsidRDefault="0093262E" w:rsidP="00E37BE3">
      <w:r>
        <w:t>With the website we created,</w:t>
      </w:r>
      <w:r w:rsidR="006274C0">
        <w:t xml:space="preserve"> there is a lot of achievements that we managed to accomplish</w:t>
      </w:r>
      <w:r w:rsidR="00EE1E22">
        <w:t xml:space="preserve">, now that it has been completed. </w:t>
      </w:r>
      <w:r w:rsidR="00654746">
        <w:t>The webs</w:t>
      </w:r>
      <w:r w:rsidR="00E44B4B">
        <w:t xml:space="preserve">ites’ webpages </w:t>
      </w:r>
      <w:r w:rsidR="00017C8C">
        <w:t>can</w:t>
      </w:r>
      <w:r w:rsidR="00654746">
        <w:t xml:space="preserve"> be translated </w:t>
      </w:r>
      <w:r w:rsidR="00E44B4B">
        <w:t>into</w:t>
      </w:r>
      <w:r>
        <w:t xml:space="preserve"> </w:t>
      </w:r>
      <w:r w:rsidR="00E44B4B">
        <w:t>another language</w:t>
      </w:r>
      <w:r w:rsidR="00017C8C">
        <w:t xml:space="preserve">. We can convert the website into French, but in the future, there is plans to add more languages to this list, including more common languages such as </w:t>
      </w:r>
      <w:r w:rsidR="00EA2970">
        <w:t xml:space="preserve">Spanish or German. </w:t>
      </w:r>
      <w:r w:rsidR="001354A2">
        <w:t>Another achievement that we managed to accomplish is fix the current issues with the website with the media responsiveness. Before our website, the current solution was</w:t>
      </w:r>
      <w:r w:rsidR="00484A7E">
        <w:t xml:space="preserve"> </w:t>
      </w:r>
      <w:r w:rsidR="001109E8">
        <w:t xml:space="preserve">not viewed </w:t>
      </w:r>
      <w:r w:rsidR="002D7EB5">
        <w:t>appropriately on mobile phones or smaller screen sizes, but this has now been com</w:t>
      </w:r>
      <w:r w:rsidR="0065303D">
        <w:t>pleted optimised so the website will automatically configure to the screen size for the user to view.</w:t>
      </w:r>
      <w:r w:rsidR="003B1826">
        <w:t xml:space="preserve"> One final main objective which the team managed to a</w:t>
      </w:r>
      <w:r w:rsidR="00B97BB8">
        <w:t xml:space="preserve">chieve was the fix for every social media icon to work on a website. This is </w:t>
      </w:r>
      <w:r w:rsidR="002E42FA">
        <w:t>vital</w:t>
      </w:r>
      <w:r w:rsidR="00B97BB8">
        <w:t xml:space="preserve"> to work, due to the charity needed to spread awareness and if their links to their external social media are not fully operational, they are missing the chance to raise awareness of their purpose which could </w:t>
      </w:r>
      <w:r w:rsidR="002E42FA">
        <w:t xml:space="preserve">hinder future opportunities for partnerships. </w:t>
      </w:r>
    </w:p>
    <w:p w14:paraId="49E0861E" w14:textId="2F22B527" w:rsidR="002E42FA" w:rsidRDefault="007D11BE" w:rsidP="00E37BE3">
      <w:r>
        <w:t>Even though the website was a success, there is still room for improvement to further increase the quality of the website. From receiving client feedback, we</w:t>
      </w:r>
      <w:r w:rsidR="00E27686">
        <w:t xml:space="preserve"> have a website that only features black and white </w:t>
      </w:r>
      <w:r w:rsidR="00F60802">
        <w:t>colours, so a suggestion was to implement different colours</w:t>
      </w:r>
      <w:r w:rsidR="006F4C17">
        <w:t xml:space="preserve">. </w:t>
      </w:r>
      <w:r w:rsidR="00E20D5B">
        <w:t>According to our client, by providing different colours, it helps match the colour scheme and the house style to the logo</w:t>
      </w:r>
      <w:r w:rsidR="00201621">
        <w:t xml:space="preserve">. One other improvement the client wanted to make is on the navigation bar for the mobile viewers, </w:t>
      </w:r>
      <w:r w:rsidR="001844F0">
        <w:t xml:space="preserve">some of the important elements require the user to use the drop down on less important pages, so this needs to be reorganised. They were referring </w:t>
      </w:r>
      <w:r w:rsidR="00507D4A">
        <w:t>that the ‘Contact Us’ page should be</w:t>
      </w:r>
      <w:r w:rsidR="0076073A">
        <w:t xml:space="preserve"> put onto that navigation bar so others can find the important pages easier. </w:t>
      </w:r>
      <w:r w:rsidR="00D33F5C">
        <w:t xml:space="preserve">If we were to continue to work on this website, we would like to fully implement a training pack for people whose job will be to maintain the Bridges Community Trust website. </w:t>
      </w:r>
      <w:r w:rsidR="00266368">
        <w:t xml:space="preserve">The training pack would be instructions on how to use WordPress which is the software that has been nominated to create this website. As well as being able to create the website, they should be able to learn how to handle any errors that would come with utilising WordPress. </w:t>
      </w:r>
      <w:r w:rsidR="00036068">
        <w:t xml:space="preserve">If the pack was in a form of a .pdf or a .docx format, it could be navigated through so </w:t>
      </w:r>
      <w:r w:rsidR="000B0FD0">
        <w:t>trainees</w:t>
      </w:r>
      <w:r w:rsidR="00036068">
        <w:t xml:space="preserve"> can quickly look up certain areas </w:t>
      </w:r>
      <w:r w:rsidR="000B0FD0">
        <w:t xml:space="preserve">they need help at, rather than reading through the whole document. </w:t>
      </w:r>
    </w:p>
    <w:p w14:paraId="40132C7E" w14:textId="72AD7AD1" w:rsidR="005945F4" w:rsidRDefault="005945F4" w:rsidP="00E37BE3">
      <w:r>
        <w:t>If the website was to be rolled out</w:t>
      </w:r>
      <w:r w:rsidR="00986697">
        <w:t xml:space="preserve">, there are a few </w:t>
      </w:r>
      <w:r w:rsidR="007B4C8F">
        <w:t xml:space="preserve">legal and ethical </w:t>
      </w:r>
      <w:r w:rsidR="00DB4221">
        <w:t>considerations</w:t>
      </w:r>
      <w:r w:rsidR="007B4C8F">
        <w:t xml:space="preserve"> which should be </w:t>
      </w:r>
      <w:r w:rsidR="00DB4221">
        <w:t>regarded</w:t>
      </w:r>
      <w:r w:rsidR="00230DF2">
        <w:t xml:space="preserve"> to ensure that the website does not fall into any altercations or potential fine</w:t>
      </w:r>
      <w:r w:rsidR="00A04B00">
        <w:t xml:space="preserve">s against them in the future. The main legal </w:t>
      </w:r>
      <w:r w:rsidR="00DB4221">
        <w:t>consideration</w:t>
      </w:r>
      <w:r w:rsidR="00A04B00">
        <w:t xml:space="preserve"> is </w:t>
      </w:r>
      <w:r w:rsidR="00DB4221">
        <w:t xml:space="preserve">regarding any work that </w:t>
      </w:r>
      <w:r w:rsidR="0098271C">
        <w:t xml:space="preserve">falls within the Copyright, Designs and Patents Act of 1998, which states that any work </w:t>
      </w:r>
      <w:r w:rsidR="006E1EC9">
        <w:t xml:space="preserve">that is involved on the world wide web must ensure that any work is either rightfully the owners or if any work has been used from another author, permission has been granted. On our version of the website, the images that have been implemented meet this act as </w:t>
      </w:r>
      <w:r w:rsidR="004D5EBC">
        <w:t xml:space="preserve">the images have either been previously used on the prior website and additional images have been found under what is known as ‘stock’ images, which mean that they are ‘copyright-free’ images, so anybody can use them. It is basically a way of saying that the author has given out these images for free and anybody can do what they want with them. Going forward, </w:t>
      </w:r>
      <w:r w:rsidR="00A9602A">
        <w:t>if</w:t>
      </w:r>
      <w:r w:rsidR="004D5EBC">
        <w:t xml:space="preserve"> the Bridges Community Trust team understand the penalties by </w:t>
      </w:r>
      <w:r w:rsidR="00A9602A">
        <w:t>utilising</w:t>
      </w:r>
      <w:r w:rsidR="004D5EBC">
        <w:t xml:space="preserve"> work that is not theirs without permission</w:t>
      </w:r>
      <w:r w:rsidR="00A9602A">
        <w:t xml:space="preserve">, then they will not have to face any charges or fines related to this practice. </w:t>
      </w:r>
      <w:r w:rsidR="004B5C53">
        <w:t xml:space="preserve">There are a lot of </w:t>
      </w:r>
      <w:r w:rsidR="0025631A">
        <w:t xml:space="preserve">moral and ethical considerations that have already been highlighted within Section 5 of this report which the Trust already follow, we just decided to highlight these to them to ensure that they keep on working on those to avoid any penalties in the future. Such penalties and  consequences include the likes of huge financial fines and for a charity who may not get a lot of money, this can be tough for them. </w:t>
      </w:r>
    </w:p>
    <w:p w14:paraId="708F4FD6" w14:textId="24F6386E" w:rsidR="002E566C" w:rsidRDefault="002E566C" w:rsidP="00E37BE3"/>
    <w:p w14:paraId="76FCCBB3" w14:textId="29B5176B" w:rsidR="00851E72" w:rsidRDefault="00851E72" w:rsidP="00DF2785"/>
    <w:p w14:paraId="170150A1" w14:textId="77777777" w:rsidR="0076073A" w:rsidRDefault="0076073A" w:rsidP="00DF2785"/>
    <w:p w14:paraId="28D98DF0" w14:textId="77777777" w:rsidR="0076073A" w:rsidRDefault="0076073A" w:rsidP="00DF2785"/>
    <w:p w14:paraId="18520D6D" w14:textId="77777777" w:rsidR="0076073A" w:rsidRDefault="0076073A" w:rsidP="00DF2785"/>
    <w:p w14:paraId="07397723" w14:textId="77777777" w:rsidR="0076073A" w:rsidRDefault="0076073A" w:rsidP="00DF2785"/>
    <w:p w14:paraId="31EB65A2" w14:textId="77777777" w:rsidR="0076073A" w:rsidRDefault="0076073A" w:rsidP="00DF2785"/>
    <w:p w14:paraId="7AD2D8CB" w14:textId="77777777" w:rsidR="0076073A" w:rsidRDefault="0076073A" w:rsidP="00DF2785"/>
    <w:p w14:paraId="7F03D43A" w14:textId="77777777" w:rsidR="0076073A" w:rsidRDefault="0076073A" w:rsidP="00DF2785"/>
    <w:p w14:paraId="0EE547CC" w14:textId="77777777" w:rsidR="0076073A" w:rsidRDefault="0076073A" w:rsidP="00DF2785"/>
    <w:p w14:paraId="1141BA76" w14:textId="77777777" w:rsidR="0076073A" w:rsidRDefault="0076073A" w:rsidP="00DF2785"/>
    <w:p w14:paraId="39FFF453" w14:textId="77777777" w:rsidR="0076073A" w:rsidRDefault="0076073A" w:rsidP="00DF2785"/>
    <w:p w14:paraId="3F26FCD2" w14:textId="7E4D565F" w:rsidR="00C843A1" w:rsidRDefault="00C843A1" w:rsidP="0008101A">
      <w:pPr>
        <w:pStyle w:val="Heading1"/>
      </w:pPr>
      <w:bookmarkStart w:id="36" w:name="_Toc133570158"/>
      <w:r>
        <w:t>Section 8 – References</w:t>
      </w:r>
      <w:bookmarkEnd w:id="36"/>
    </w:p>
    <w:p w14:paraId="6C36DB7C" w14:textId="22F3490B" w:rsidR="0008101A" w:rsidRPr="0008101A" w:rsidRDefault="671929CB" w:rsidP="0008101A">
      <w:pPr>
        <w:rPr>
          <w:rFonts w:ascii="Arial" w:eastAsia="Arial" w:hAnsi="Arial" w:cs="Arial"/>
        </w:rPr>
      </w:pPr>
      <w:r w:rsidRPr="1B982B24">
        <w:rPr>
          <w:rFonts w:ascii="Arial" w:eastAsia="Arial" w:hAnsi="Arial" w:cs="Arial"/>
        </w:rPr>
        <w:t xml:space="preserve">Lindgaard, G., Fernandes, G., Dudek, C. and Brown, J., 2006. Attention web designers: You have 50 milliseconds to make a good first impression!. </w:t>
      </w:r>
      <w:r w:rsidRPr="1B982B24">
        <w:rPr>
          <w:rFonts w:ascii="Arial" w:eastAsia="Arial" w:hAnsi="Arial" w:cs="Arial"/>
          <w:i/>
          <w:iCs/>
        </w:rPr>
        <w:t>Behaviour &amp; information technology</w:t>
      </w:r>
      <w:r w:rsidRPr="1B982B24">
        <w:rPr>
          <w:rFonts w:ascii="Arial" w:eastAsia="Arial" w:hAnsi="Arial" w:cs="Arial"/>
        </w:rPr>
        <w:t xml:space="preserve">, </w:t>
      </w:r>
      <w:r w:rsidRPr="1B982B24">
        <w:rPr>
          <w:rFonts w:ascii="Arial" w:eastAsia="Arial" w:hAnsi="Arial" w:cs="Arial"/>
          <w:i/>
          <w:iCs/>
        </w:rPr>
        <w:t>25</w:t>
      </w:r>
      <w:r w:rsidRPr="1B982B24">
        <w:rPr>
          <w:rFonts w:ascii="Arial" w:eastAsia="Arial" w:hAnsi="Arial" w:cs="Arial"/>
        </w:rPr>
        <w:t>(2), pp.115-126</w:t>
      </w:r>
    </w:p>
    <w:p w14:paraId="58D31FD1" w14:textId="24458CBB" w:rsidR="00C843A1" w:rsidRDefault="0C18DF64" w:rsidP="1B982B24">
      <w:pPr>
        <w:rPr>
          <w:rFonts w:ascii="Arial" w:eastAsia="Arial" w:hAnsi="Arial" w:cs="Arial"/>
        </w:rPr>
      </w:pPr>
      <w:r w:rsidRPr="1B982B24">
        <w:rPr>
          <w:rFonts w:ascii="Arial" w:eastAsia="Arial" w:hAnsi="Arial" w:cs="Arial"/>
        </w:rPr>
        <w:t xml:space="preserve">Bouchard, M., Taylor, N., &amp; Dhillon, G. </w:t>
      </w:r>
      <w:r w:rsidR="03EF0E2F" w:rsidRPr="1B982B24">
        <w:rPr>
          <w:rFonts w:ascii="Arial" w:eastAsia="Arial" w:hAnsi="Arial" w:cs="Arial"/>
        </w:rPr>
        <w:t>,</w:t>
      </w:r>
      <w:r w:rsidRPr="1B982B24">
        <w:rPr>
          <w:rFonts w:ascii="Arial" w:eastAsia="Arial" w:hAnsi="Arial" w:cs="Arial"/>
        </w:rPr>
        <w:t>2018. The Impact of Website Design on User Experience and Business Outcomes: A Synthesis of Research from the Last Decade. Journal of Business Research, 88, 365-376.</w:t>
      </w:r>
    </w:p>
    <w:p w14:paraId="2E8B7B27" w14:textId="2B89132F" w:rsidR="00C843A1" w:rsidRDefault="3AC1974D" w:rsidP="00DF2785">
      <w:pPr>
        <w:rPr>
          <w:rFonts w:ascii="Calibri" w:eastAsia="Calibri" w:hAnsi="Calibri" w:cs="Calibri"/>
        </w:rPr>
      </w:pPr>
      <w:r w:rsidRPr="1B982B24">
        <w:rPr>
          <w:rFonts w:ascii="Arial" w:eastAsia="Arial" w:hAnsi="Arial" w:cs="Arial"/>
          <w:color w:val="222222"/>
        </w:rPr>
        <w:t xml:space="preserve">Brophy, P. and Craven, J., 2007. Web accessibility. </w:t>
      </w:r>
      <w:r w:rsidRPr="1B982B24">
        <w:rPr>
          <w:rFonts w:ascii="Arial" w:eastAsia="Arial" w:hAnsi="Arial" w:cs="Arial"/>
          <w:i/>
          <w:iCs/>
          <w:color w:val="222222"/>
        </w:rPr>
        <w:t>Library trends</w:t>
      </w:r>
      <w:r w:rsidRPr="1B982B24">
        <w:rPr>
          <w:rFonts w:ascii="Arial" w:eastAsia="Arial" w:hAnsi="Arial" w:cs="Arial"/>
          <w:color w:val="222222"/>
        </w:rPr>
        <w:t xml:space="preserve">, </w:t>
      </w:r>
      <w:r w:rsidRPr="1B982B24">
        <w:rPr>
          <w:rFonts w:ascii="Arial" w:eastAsia="Arial" w:hAnsi="Arial" w:cs="Arial"/>
          <w:i/>
          <w:iCs/>
          <w:color w:val="222222"/>
        </w:rPr>
        <w:t>55</w:t>
      </w:r>
      <w:r w:rsidRPr="1B982B24">
        <w:rPr>
          <w:rFonts w:ascii="Arial" w:eastAsia="Arial" w:hAnsi="Arial" w:cs="Arial"/>
          <w:color w:val="222222"/>
        </w:rPr>
        <w:t>(4), pp.950-972.</w:t>
      </w:r>
    </w:p>
    <w:p w14:paraId="47E4BF39" w14:textId="2EE30D26" w:rsidR="36449137" w:rsidRDefault="36449137" w:rsidP="1B982B24">
      <w:pPr>
        <w:rPr>
          <w:rFonts w:ascii="Arial" w:eastAsia="Arial" w:hAnsi="Arial" w:cs="Arial"/>
        </w:rPr>
      </w:pPr>
      <w:r w:rsidRPr="1B982B24">
        <w:rPr>
          <w:rFonts w:ascii="Arial" w:eastAsia="Arial" w:hAnsi="Arial" w:cs="Arial"/>
          <w:color w:val="222222"/>
        </w:rPr>
        <w:t xml:space="preserve">Lynskey, O., 2015. </w:t>
      </w:r>
      <w:r w:rsidRPr="1B982B24">
        <w:rPr>
          <w:rFonts w:ascii="Arial" w:eastAsia="Arial" w:hAnsi="Arial" w:cs="Arial"/>
          <w:i/>
          <w:iCs/>
          <w:color w:val="222222"/>
        </w:rPr>
        <w:t>The foundations of EU data protection law</w:t>
      </w:r>
      <w:r w:rsidRPr="1B982B24">
        <w:rPr>
          <w:rFonts w:ascii="Arial" w:eastAsia="Arial" w:hAnsi="Arial" w:cs="Arial"/>
          <w:color w:val="222222"/>
        </w:rPr>
        <w:t>. Oxford University Press.</w:t>
      </w:r>
    </w:p>
    <w:p w14:paraId="30D9944B" w14:textId="50F35FB4" w:rsidR="7105356B" w:rsidRDefault="7105356B" w:rsidP="1B982B24">
      <w:pPr>
        <w:ind w:left="567" w:hanging="567"/>
      </w:pPr>
      <w:r w:rsidRPr="1B982B24">
        <w:rPr>
          <w:rFonts w:ascii="Arial" w:eastAsia="Arial" w:hAnsi="Arial" w:cs="Arial"/>
          <w:i/>
          <w:iCs/>
        </w:rPr>
        <w:t>Online copyright infringement tracker survey (10th wave) executive summary</w:t>
      </w:r>
      <w:r w:rsidRPr="1B982B24">
        <w:rPr>
          <w:rFonts w:ascii="Arial" w:eastAsia="Arial" w:hAnsi="Arial" w:cs="Arial"/>
        </w:rPr>
        <w:t xml:space="preserve"> (2020) </w:t>
      </w:r>
      <w:r w:rsidRPr="1B982B24">
        <w:rPr>
          <w:rFonts w:ascii="Arial" w:eastAsia="Arial" w:hAnsi="Arial" w:cs="Arial"/>
          <w:i/>
          <w:iCs/>
        </w:rPr>
        <w:t>GOV.UK</w:t>
      </w:r>
      <w:r w:rsidRPr="1B982B24">
        <w:rPr>
          <w:rFonts w:ascii="Arial" w:eastAsia="Arial" w:hAnsi="Arial" w:cs="Arial"/>
        </w:rPr>
        <w:t xml:space="preserve">. Available at: </w:t>
      </w:r>
      <w:hyperlink r:id="rId16">
        <w:r w:rsidRPr="1B982B24">
          <w:rPr>
            <w:rStyle w:val="Hyperlink"/>
            <w:rFonts w:ascii="Arial" w:eastAsia="Arial" w:hAnsi="Arial" w:cs="Arial"/>
          </w:rPr>
          <w:t>https://www.gov.uk/government/publications/online-copyright-infringement-tracker-survey-10th-wave/online-copyright-infringement-tracker-survey-10th-wave-executive-summary</w:t>
        </w:r>
      </w:hyperlink>
      <w:r w:rsidRPr="1B982B24">
        <w:rPr>
          <w:rFonts w:ascii="Arial" w:eastAsia="Arial" w:hAnsi="Arial" w:cs="Arial"/>
        </w:rPr>
        <w:t xml:space="preserve"> (Accessed: April 24, 2023).</w:t>
      </w:r>
    </w:p>
    <w:p w14:paraId="2AFE7AC0" w14:textId="5A2A4890" w:rsidR="5953D145" w:rsidRDefault="5953D145" w:rsidP="1B982B24">
      <w:pPr>
        <w:ind w:left="567" w:hanging="567"/>
      </w:pPr>
      <w:r w:rsidRPr="1B982B24">
        <w:rPr>
          <w:rFonts w:ascii="Arial" w:eastAsia="Arial" w:hAnsi="Arial" w:cs="Arial"/>
        </w:rPr>
        <w:t xml:space="preserve">Douglas, F. (2021) </w:t>
      </w:r>
      <w:r w:rsidRPr="1B982B24">
        <w:rPr>
          <w:rFonts w:ascii="Arial" w:eastAsia="Arial" w:hAnsi="Arial" w:cs="Arial"/>
          <w:i/>
          <w:iCs/>
        </w:rPr>
        <w:t>Smartphone is UK's tech device of choice as more people ditch pcs and tablets</w:t>
      </w:r>
      <w:r w:rsidRPr="1B982B24">
        <w:rPr>
          <w:rFonts w:ascii="Arial" w:eastAsia="Arial" w:hAnsi="Arial" w:cs="Arial"/>
        </w:rPr>
        <w:t xml:space="preserve">, </w:t>
      </w:r>
      <w:r w:rsidRPr="1B982B24">
        <w:rPr>
          <w:rFonts w:ascii="Arial" w:eastAsia="Arial" w:hAnsi="Arial" w:cs="Arial"/>
          <w:i/>
          <w:iCs/>
        </w:rPr>
        <w:t>Campaign UK</w:t>
      </w:r>
      <w:r w:rsidRPr="1B982B24">
        <w:rPr>
          <w:rFonts w:ascii="Arial" w:eastAsia="Arial" w:hAnsi="Arial" w:cs="Arial"/>
        </w:rPr>
        <w:t xml:space="preserve">. CampaignUK. Available at: </w:t>
      </w:r>
      <w:hyperlink r:id="rId17">
        <w:r w:rsidRPr="1B982B24">
          <w:rPr>
            <w:rStyle w:val="Hyperlink"/>
            <w:rFonts w:ascii="Arial" w:eastAsia="Arial" w:hAnsi="Arial" w:cs="Arial"/>
          </w:rPr>
          <w:t>https://www.campaignlive.co.uk/article/smartphone-uks-tech-device-choice-people-ditch-pcs-tablets/1731468</w:t>
        </w:r>
      </w:hyperlink>
      <w:r w:rsidRPr="1B982B24">
        <w:rPr>
          <w:rFonts w:ascii="Arial" w:eastAsia="Arial" w:hAnsi="Arial" w:cs="Arial"/>
        </w:rPr>
        <w:t xml:space="preserve"> (Accessed: April 24, 2023).</w:t>
      </w:r>
    </w:p>
    <w:p w14:paraId="2CA6FFE3" w14:textId="77777777" w:rsidR="00213CE5" w:rsidRDefault="00213CE5" w:rsidP="00213CE5">
      <w:pPr>
        <w:pStyle w:val="Heading1"/>
      </w:pPr>
      <w:r>
        <w:t>Section 9 – Appendices</w:t>
      </w:r>
    </w:p>
    <w:p w14:paraId="373AC63E" w14:textId="5E1A6E71" w:rsidR="1B982B24" w:rsidRDefault="1B982B24" w:rsidP="1B982B24">
      <w:pPr>
        <w:ind w:left="567" w:hanging="567"/>
        <w:rPr>
          <w:rFonts w:ascii="Arial" w:eastAsia="Arial" w:hAnsi="Arial" w:cs="Arial"/>
        </w:rPr>
      </w:pPr>
    </w:p>
    <w:p w14:paraId="07B128A7" w14:textId="20051A69" w:rsidR="1B982B24" w:rsidRDefault="1B982B24" w:rsidP="1B982B24">
      <w:pPr>
        <w:ind w:left="567" w:hanging="567"/>
        <w:rPr>
          <w:rFonts w:ascii="Arial" w:eastAsia="Arial" w:hAnsi="Arial" w:cs="Arial"/>
        </w:rPr>
      </w:pPr>
    </w:p>
    <w:p w14:paraId="29216222" w14:textId="4B2B4647" w:rsidR="1B982B24" w:rsidRDefault="1B982B24" w:rsidP="1B982B24">
      <w:pPr>
        <w:rPr>
          <w:rFonts w:ascii="Arial" w:eastAsia="Arial" w:hAnsi="Arial" w:cs="Arial"/>
          <w:color w:val="222222"/>
        </w:rPr>
      </w:pPr>
    </w:p>
    <w:p w14:paraId="1A2B4F81" w14:textId="77777777" w:rsidR="00213CE5" w:rsidRDefault="00213CE5" w:rsidP="5777E801">
      <w:pPr>
        <w:pStyle w:val="Heading1"/>
      </w:pPr>
      <w:bookmarkStart w:id="37" w:name="_Toc133570160"/>
    </w:p>
    <w:p w14:paraId="2CE7AE4A" w14:textId="77777777" w:rsidR="00213CE5" w:rsidRDefault="00213CE5">
      <w:pPr>
        <w:spacing w:line="259" w:lineRule="auto"/>
        <w:rPr>
          <w:rFonts w:asciiTheme="majorHAnsi" w:eastAsiaTheme="majorEastAsia" w:hAnsiTheme="majorHAnsi" w:cstheme="majorBidi"/>
          <w:color w:val="2F5496" w:themeColor="accent1" w:themeShade="BF"/>
          <w:sz w:val="32"/>
          <w:szCs w:val="32"/>
        </w:rPr>
      </w:pPr>
      <w:r>
        <w:br w:type="page"/>
      </w:r>
    </w:p>
    <w:p w14:paraId="1BED2604" w14:textId="77777777" w:rsidR="00213CE5" w:rsidRDefault="00213CE5" w:rsidP="5777E801">
      <w:pPr>
        <w:pStyle w:val="Heading1"/>
      </w:pPr>
    </w:p>
    <w:p w14:paraId="6EBE392A" w14:textId="77777777" w:rsidR="00213CE5" w:rsidRDefault="00213CE5" w:rsidP="00213CE5"/>
    <w:p w14:paraId="35CA0209" w14:textId="77777777" w:rsidR="00213CE5" w:rsidRDefault="00213CE5" w:rsidP="00213CE5"/>
    <w:p w14:paraId="66CA4963" w14:textId="77777777" w:rsidR="00213CE5" w:rsidRDefault="00213CE5" w:rsidP="00213CE5"/>
    <w:p w14:paraId="1645597B" w14:textId="77777777" w:rsidR="00213CE5" w:rsidRDefault="00213CE5" w:rsidP="00213CE5"/>
    <w:p w14:paraId="2DAF8DE0" w14:textId="77777777" w:rsidR="00213CE5" w:rsidRDefault="00213CE5" w:rsidP="00213CE5"/>
    <w:p w14:paraId="07FCCF1C" w14:textId="77777777" w:rsidR="00213CE5" w:rsidRDefault="00213CE5" w:rsidP="00213CE5"/>
    <w:p w14:paraId="4E11248B" w14:textId="77777777" w:rsidR="00213CE5" w:rsidRDefault="00213CE5" w:rsidP="00213CE5"/>
    <w:p w14:paraId="47F08F5C" w14:textId="77777777" w:rsidR="00213CE5" w:rsidRDefault="00213CE5" w:rsidP="00213CE5"/>
    <w:p w14:paraId="2D21BFC2" w14:textId="77777777" w:rsidR="00213CE5" w:rsidRDefault="00213CE5" w:rsidP="00213CE5"/>
    <w:p w14:paraId="0CDDA81A" w14:textId="77777777" w:rsidR="00213CE5" w:rsidRPr="00213CE5" w:rsidRDefault="00213CE5" w:rsidP="00213CE5">
      <w:pPr>
        <w:rPr>
          <w:b/>
          <w:bCs/>
        </w:rPr>
      </w:pPr>
    </w:p>
    <w:p w14:paraId="008FBD63" w14:textId="4F940BE0" w:rsidR="00213CE5" w:rsidRPr="00213CE5" w:rsidRDefault="00213CE5" w:rsidP="00213CE5">
      <w:pPr>
        <w:jc w:val="center"/>
        <w:rPr>
          <w:b/>
          <w:bCs/>
          <w:sz w:val="32"/>
          <w:szCs w:val="32"/>
        </w:rPr>
      </w:pPr>
      <w:r w:rsidRPr="00213CE5">
        <w:rPr>
          <w:b/>
          <w:bCs/>
          <w:sz w:val="32"/>
          <w:szCs w:val="32"/>
        </w:rPr>
        <w:t>Appendix A – Perfect choice website</w:t>
      </w:r>
    </w:p>
    <w:p w14:paraId="474E2E73" w14:textId="77777777" w:rsidR="00213CE5" w:rsidRDefault="00213CE5">
      <w:pPr>
        <w:spacing w:line="259" w:lineRule="auto"/>
        <w:rPr>
          <w:rFonts w:asciiTheme="majorHAnsi" w:eastAsiaTheme="majorEastAsia" w:hAnsiTheme="majorHAnsi" w:cstheme="majorBidi"/>
          <w:color w:val="2F5496" w:themeColor="accent1" w:themeShade="BF"/>
          <w:sz w:val="32"/>
          <w:szCs w:val="32"/>
        </w:rPr>
      </w:pPr>
      <w:r>
        <w:br w:type="page"/>
      </w:r>
    </w:p>
    <w:bookmarkEnd w:id="37"/>
    <w:p w14:paraId="28ABF4AD" w14:textId="606DC611" w:rsidR="5777E801" w:rsidRDefault="5777E801" w:rsidP="5777E801"/>
    <w:p w14:paraId="1466A454" w14:textId="262A0BE4" w:rsidR="005F6D64" w:rsidRDefault="52323713" w:rsidP="5777E801">
      <w:r>
        <w:rPr>
          <w:noProof/>
        </w:rPr>
        <w:drawing>
          <wp:inline distT="0" distB="0" distL="0" distR="0" wp14:anchorId="4850B396" wp14:editId="24DD885D">
            <wp:extent cx="5343525" cy="3061395"/>
            <wp:effectExtent l="0" t="0" r="0" b="0"/>
            <wp:docPr id="1950178403" name="Picture 195017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3525" cy="3061395"/>
                    </a:xfrm>
                    <a:prstGeom prst="rect">
                      <a:avLst/>
                    </a:prstGeom>
                  </pic:spPr>
                </pic:pic>
              </a:graphicData>
            </a:graphic>
          </wp:inline>
        </w:drawing>
      </w:r>
    </w:p>
    <w:p w14:paraId="449F86BA" w14:textId="53A15BCD" w:rsidR="00C6114B" w:rsidRDefault="00213CE5" w:rsidP="00DF2785">
      <w:r>
        <w:rPr>
          <w:noProof/>
        </w:rPr>
        <w:drawing>
          <wp:inline distT="0" distB="0" distL="0" distR="0" wp14:anchorId="0D69C42F" wp14:editId="0B8FC567">
            <wp:extent cx="2217579" cy="4860447"/>
            <wp:effectExtent l="0" t="0" r="0" b="0"/>
            <wp:docPr id="1205304732" name="Picture 12053047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4732" name="Picture 120530473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19841" cy="4865405"/>
                    </a:xfrm>
                    <a:prstGeom prst="rect">
                      <a:avLst/>
                    </a:prstGeom>
                  </pic:spPr>
                </pic:pic>
              </a:graphicData>
            </a:graphic>
          </wp:inline>
        </w:drawing>
      </w:r>
    </w:p>
    <w:p w14:paraId="4A1786DF" w14:textId="639969F6" w:rsidR="00C6114B" w:rsidRDefault="00C6114B" w:rsidP="5777E801"/>
    <w:p w14:paraId="5E1027C8" w14:textId="77777777" w:rsidR="00D02BE0" w:rsidRDefault="00D02BE0" w:rsidP="00DF2785"/>
    <w:p w14:paraId="08B7258B" w14:textId="77777777" w:rsidR="00213CE5" w:rsidRDefault="00213CE5" w:rsidP="00213CE5"/>
    <w:p w14:paraId="1AF72994" w14:textId="77777777" w:rsidR="00213CE5" w:rsidRDefault="00213CE5" w:rsidP="00213CE5"/>
    <w:p w14:paraId="61E07A28" w14:textId="77777777" w:rsidR="00213CE5" w:rsidRDefault="00213CE5" w:rsidP="00213CE5"/>
    <w:p w14:paraId="5A2C63F4" w14:textId="77777777" w:rsidR="00213CE5" w:rsidRDefault="00213CE5" w:rsidP="00213CE5"/>
    <w:p w14:paraId="422F6CCD" w14:textId="77777777" w:rsidR="00213CE5" w:rsidRDefault="00213CE5" w:rsidP="00213CE5"/>
    <w:p w14:paraId="00F514B4" w14:textId="77777777" w:rsidR="00213CE5" w:rsidRDefault="00213CE5" w:rsidP="00213CE5"/>
    <w:p w14:paraId="76679C4E" w14:textId="77777777" w:rsidR="00213CE5" w:rsidRDefault="00213CE5" w:rsidP="00213CE5"/>
    <w:p w14:paraId="7426E9AD" w14:textId="77777777" w:rsidR="00213CE5" w:rsidRDefault="00213CE5" w:rsidP="00213CE5"/>
    <w:p w14:paraId="01D35B68" w14:textId="77777777" w:rsidR="00213CE5" w:rsidRDefault="00213CE5" w:rsidP="00213CE5"/>
    <w:p w14:paraId="04D35379" w14:textId="77777777" w:rsidR="00213CE5" w:rsidRDefault="00213CE5" w:rsidP="00213CE5"/>
    <w:p w14:paraId="468EE410" w14:textId="77777777" w:rsidR="00213CE5" w:rsidRDefault="00213CE5" w:rsidP="00213CE5"/>
    <w:p w14:paraId="32528D91" w14:textId="77777777" w:rsidR="00213CE5" w:rsidRPr="00213CE5" w:rsidRDefault="00213CE5" w:rsidP="00213CE5">
      <w:pPr>
        <w:rPr>
          <w:b/>
          <w:bCs/>
          <w:sz w:val="32"/>
          <w:szCs w:val="32"/>
        </w:rPr>
      </w:pPr>
    </w:p>
    <w:p w14:paraId="541502F1" w14:textId="72D00B68" w:rsidR="00213CE5" w:rsidRPr="00213CE5" w:rsidRDefault="00213CE5" w:rsidP="00213CE5">
      <w:pPr>
        <w:jc w:val="center"/>
        <w:rPr>
          <w:b/>
          <w:bCs/>
          <w:sz w:val="32"/>
          <w:szCs w:val="32"/>
        </w:rPr>
      </w:pPr>
      <w:r w:rsidRPr="00213CE5">
        <w:rPr>
          <w:b/>
          <w:bCs/>
          <w:sz w:val="32"/>
          <w:szCs w:val="32"/>
        </w:rPr>
        <w:t>Appendix B -  MacMillan website</w:t>
      </w:r>
    </w:p>
    <w:p w14:paraId="1CADADBD" w14:textId="13476F23" w:rsidR="00213CE5" w:rsidRDefault="00213CE5" w:rsidP="00213CE5">
      <w:pPr>
        <w:spacing w:line="259" w:lineRule="auto"/>
        <w:jc w:val="center"/>
      </w:pPr>
      <w:r>
        <w:br w:type="page"/>
      </w:r>
      <w:r>
        <w:rPr>
          <w:noProof/>
        </w:rPr>
        <w:drawing>
          <wp:inline distT="0" distB="0" distL="0" distR="0" wp14:anchorId="367F3EE6" wp14:editId="4A9CC556">
            <wp:extent cx="5639472" cy="2667000"/>
            <wp:effectExtent l="0" t="0" r="0" b="0"/>
            <wp:docPr id="779763935" name="Picture 7797639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3935" name="Picture 779763935"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9472" cy="2667000"/>
                    </a:xfrm>
                    <a:prstGeom prst="rect">
                      <a:avLst/>
                    </a:prstGeom>
                  </pic:spPr>
                </pic:pic>
              </a:graphicData>
            </a:graphic>
          </wp:inline>
        </w:drawing>
      </w:r>
      <w:r>
        <w:rPr>
          <w:noProof/>
        </w:rPr>
        <w:drawing>
          <wp:inline distT="0" distB="0" distL="0" distR="0" wp14:anchorId="30CC93CA" wp14:editId="73A64438">
            <wp:extent cx="2238375" cy="4906028"/>
            <wp:effectExtent l="0" t="0" r="0" b="0"/>
            <wp:docPr id="328441783" name="Picture 32844178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1783" name="Picture 32844178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38375" cy="4906028"/>
                    </a:xfrm>
                    <a:prstGeom prst="rect">
                      <a:avLst/>
                    </a:prstGeom>
                  </pic:spPr>
                </pic:pic>
              </a:graphicData>
            </a:graphic>
          </wp:inline>
        </w:drawing>
      </w:r>
      <w:r>
        <w:br w:type="page"/>
      </w:r>
    </w:p>
    <w:p w14:paraId="1065AB18" w14:textId="260E1E55" w:rsidR="00184DDD" w:rsidRDefault="00184DDD" w:rsidP="5777E801"/>
    <w:p w14:paraId="72A885FA" w14:textId="383A23BE" w:rsidR="3C46C63E" w:rsidRDefault="3C46C63E" w:rsidP="5777E801"/>
    <w:p w14:paraId="45DA4171" w14:textId="77777777" w:rsidR="00213CE5" w:rsidRDefault="00213CE5" w:rsidP="5777E801">
      <w:pPr>
        <w:rPr>
          <w:b/>
          <w:bCs/>
          <w:sz w:val="32"/>
          <w:szCs w:val="32"/>
        </w:rPr>
      </w:pPr>
    </w:p>
    <w:p w14:paraId="5C01B6DE" w14:textId="77777777" w:rsidR="00213CE5" w:rsidRDefault="00213CE5" w:rsidP="5777E801">
      <w:pPr>
        <w:rPr>
          <w:b/>
          <w:bCs/>
          <w:sz w:val="32"/>
          <w:szCs w:val="32"/>
        </w:rPr>
      </w:pPr>
    </w:p>
    <w:p w14:paraId="1F212C8A" w14:textId="77777777" w:rsidR="00213CE5" w:rsidRDefault="00213CE5" w:rsidP="5777E801">
      <w:pPr>
        <w:rPr>
          <w:b/>
          <w:bCs/>
          <w:sz w:val="32"/>
          <w:szCs w:val="32"/>
        </w:rPr>
      </w:pPr>
    </w:p>
    <w:p w14:paraId="307675B6" w14:textId="77777777" w:rsidR="00213CE5" w:rsidRDefault="00213CE5" w:rsidP="5777E801">
      <w:pPr>
        <w:rPr>
          <w:b/>
          <w:bCs/>
          <w:sz w:val="32"/>
          <w:szCs w:val="32"/>
        </w:rPr>
      </w:pPr>
    </w:p>
    <w:p w14:paraId="38321AA7" w14:textId="77777777" w:rsidR="00213CE5" w:rsidRDefault="00213CE5" w:rsidP="5777E801">
      <w:pPr>
        <w:rPr>
          <w:b/>
          <w:bCs/>
          <w:sz w:val="32"/>
          <w:szCs w:val="32"/>
        </w:rPr>
      </w:pPr>
    </w:p>
    <w:p w14:paraId="19353C34" w14:textId="77777777" w:rsidR="00213CE5" w:rsidRDefault="00213CE5" w:rsidP="5777E801">
      <w:pPr>
        <w:rPr>
          <w:b/>
          <w:bCs/>
          <w:sz w:val="32"/>
          <w:szCs w:val="32"/>
        </w:rPr>
      </w:pPr>
    </w:p>
    <w:p w14:paraId="5A9D6FB2" w14:textId="77777777" w:rsidR="00213CE5" w:rsidRDefault="00213CE5" w:rsidP="5777E801">
      <w:pPr>
        <w:rPr>
          <w:b/>
          <w:bCs/>
          <w:sz w:val="32"/>
          <w:szCs w:val="32"/>
        </w:rPr>
      </w:pPr>
    </w:p>
    <w:p w14:paraId="09986866" w14:textId="77777777" w:rsidR="00213CE5" w:rsidRDefault="00213CE5" w:rsidP="5777E801">
      <w:pPr>
        <w:rPr>
          <w:b/>
          <w:bCs/>
          <w:sz w:val="32"/>
          <w:szCs w:val="32"/>
        </w:rPr>
      </w:pPr>
    </w:p>
    <w:p w14:paraId="41A9A121" w14:textId="77777777" w:rsidR="00213CE5" w:rsidRDefault="00213CE5" w:rsidP="5777E801">
      <w:pPr>
        <w:rPr>
          <w:b/>
          <w:bCs/>
          <w:sz w:val="32"/>
          <w:szCs w:val="32"/>
        </w:rPr>
      </w:pPr>
    </w:p>
    <w:p w14:paraId="7E16BB95" w14:textId="77777777" w:rsidR="00213CE5" w:rsidRDefault="00213CE5" w:rsidP="5777E801">
      <w:pPr>
        <w:rPr>
          <w:b/>
          <w:bCs/>
          <w:sz w:val="32"/>
          <w:szCs w:val="32"/>
        </w:rPr>
      </w:pPr>
    </w:p>
    <w:p w14:paraId="4CAC6525" w14:textId="10BB2081" w:rsidR="5777E801" w:rsidRPr="00213CE5" w:rsidRDefault="00213CE5" w:rsidP="00213CE5">
      <w:pPr>
        <w:jc w:val="center"/>
        <w:rPr>
          <w:b/>
          <w:sz w:val="32"/>
          <w:szCs w:val="32"/>
        </w:rPr>
      </w:pPr>
      <w:r w:rsidRPr="00213CE5">
        <w:rPr>
          <w:b/>
          <w:bCs/>
          <w:sz w:val="32"/>
          <w:szCs w:val="32"/>
        </w:rPr>
        <w:t>Appendix C – ‘Mind’ website</w:t>
      </w:r>
    </w:p>
    <w:p w14:paraId="495D8095" w14:textId="1B4D60E4" w:rsidR="3B53CB72" w:rsidRDefault="00213CE5" w:rsidP="5777E801">
      <w:r>
        <w:rPr>
          <w:noProof/>
        </w:rPr>
        <w:drawing>
          <wp:inline distT="0" distB="0" distL="0" distR="0" wp14:anchorId="2332160D" wp14:editId="25A2EB81">
            <wp:extent cx="5353050" cy="2788046"/>
            <wp:effectExtent l="0" t="0" r="0" b="0"/>
            <wp:docPr id="2077363273" name="Picture 2077363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273" name="Picture 207736327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3050" cy="2788046"/>
                    </a:xfrm>
                    <a:prstGeom prst="rect">
                      <a:avLst/>
                    </a:prstGeom>
                  </pic:spPr>
                </pic:pic>
              </a:graphicData>
            </a:graphic>
          </wp:inline>
        </w:drawing>
      </w:r>
      <w:r w:rsidR="3B53CB72">
        <w:t>te</w:t>
      </w:r>
      <w:r>
        <w:rPr>
          <w:noProof/>
        </w:rPr>
        <w:drawing>
          <wp:inline distT="0" distB="0" distL="0" distR="0" wp14:anchorId="07A09FD9" wp14:editId="5AD5B19D">
            <wp:extent cx="2466975" cy="5407066"/>
            <wp:effectExtent l="0" t="0" r="0" b="0"/>
            <wp:docPr id="1808869114" name="Picture 18088691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9114" name="Picture 1808869114"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66975" cy="5407066"/>
                    </a:xfrm>
                    <a:prstGeom prst="rect">
                      <a:avLst/>
                    </a:prstGeom>
                  </pic:spPr>
                </pic:pic>
              </a:graphicData>
            </a:graphic>
          </wp:inline>
        </w:drawing>
      </w:r>
    </w:p>
    <w:p w14:paraId="682F0D42" w14:textId="4053E19C" w:rsidR="138DBD13" w:rsidRDefault="138DBD13" w:rsidP="5777E801"/>
    <w:p w14:paraId="77B9DD1F" w14:textId="5EE47CAF" w:rsidR="70A6FBD2" w:rsidRDefault="70A6FBD2" w:rsidP="5777E801"/>
    <w:p w14:paraId="0691095A" w14:textId="77777777" w:rsidR="00213CE5" w:rsidRDefault="00213CE5" w:rsidP="00213CE5">
      <w:pPr>
        <w:jc w:val="center"/>
        <w:rPr>
          <w:b/>
          <w:bCs/>
          <w:sz w:val="32"/>
          <w:szCs w:val="32"/>
        </w:rPr>
      </w:pPr>
    </w:p>
    <w:p w14:paraId="4B35D3E5" w14:textId="77777777" w:rsidR="00213CE5" w:rsidRDefault="00213CE5" w:rsidP="00213CE5">
      <w:pPr>
        <w:jc w:val="center"/>
        <w:rPr>
          <w:b/>
          <w:bCs/>
          <w:sz w:val="32"/>
          <w:szCs w:val="32"/>
        </w:rPr>
      </w:pPr>
    </w:p>
    <w:p w14:paraId="33150926" w14:textId="77777777" w:rsidR="00213CE5" w:rsidRDefault="00213CE5" w:rsidP="00213CE5">
      <w:pPr>
        <w:jc w:val="center"/>
        <w:rPr>
          <w:b/>
          <w:bCs/>
          <w:sz w:val="32"/>
          <w:szCs w:val="32"/>
        </w:rPr>
      </w:pPr>
    </w:p>
    <w:p w14:paraId="08AABE47" w14:textId="77777777" w:rsidR="00213CE5" w:rsidRDefault="00213CE5" w:rsidP="00213CE5">
      <w:pPr>
        <w:jc w:val="center"/>
        <w:rPr>
          <w:b/>
          <w:bCs/>
          <w:sz w:val="32"/>
          <w:szCs w:val="32"/>
        </w:rPr>
      </w:pPr>
    </w:p>
    <w:p w14:paraId="0689407C" w14:textId="77777777" w:rsidR="00213CE5" w:rsidRDefault="00213CE5" w:rsidP="00213CE5">
      <w:pPr>
        <w:jc w:val="center"/>
        <w:rPr>
          <w:b/>
          <w:bCs/>
          <w:sz w:val="32"/>
          <w:szCs w:val="32"/>
        </w:rPr>
      </w:pPr>
    </w:p>
    <w:p w14:paraId="518A3ED5" w14:textId="77777777" w:rsidR="00213CE5" w:rsidRDefault="00213CE5" w:rsidP="00213CE5">
      <w:pPr>
        <w:jc w:val="center"/>
        <w:rPr>
          <w:b/>
          <w:bCs/>
          <w:sz w:val="32"/>
          <w:szCs w:val="32"/>
        </w:rPr>
      </w:pPr>
    </w:p>
    <w:p w14:paraId="77772E8C" w14:textId="77777777" w:rsidR="00213CE5" w:rsidRDefault="00213CE5" w:rsidP="00213CE5">
      <w:pPr>
        <w:jc w:val="center"/>
        <w:rPr>
          <w:b/>
          <w:bCs/>
          <w:sz w:val="32"/>
          <w:szCs w:val="32"/>
        </w:rPr>
      </w:pPr>
    </w:p>
    <w:p w14:paraId="1AFF1DE9" w14:textId="77777777" w:rsidR="00213CE5" w:rsidRDefault="00213CE5" w:rsidP="00213CE5">
      <w:pPr>
        <w:jc w:val="center"/>
        <w:rPr>
          <w:b/>
          <w:bCs/>
          <w:sz w:val="32"/>
          <w:szCs w:val="32"/>
        </w:rPr>
      </w:pPr>
    </w:p>
    <w:p w14:paraId="3BD33310" w14:textId="77777777" w:rsidR="00213CE5" w:rsidRDefault="00213CE5" w:rsidP="00213CE5">
      <w:pPr>
        <w:jc w:val="center"/>
        <w:rPr>
          <w:b/>
          <w:bCs/>
          <w:sz w:val="32"/>
          <w:szCs w:val="32"/>
        </w:rPr>
      </w:pPr>
    </w:p>
    <w:p w14:paraId="236A3E87" w14:textId="77777777" w:rsidR="00213CE5" w:rsidRDefault="00213CE5" w:rsidP="00213CE5">
      <w:pPr>
        <w:jc w:val="center"/>
        <w:rPr>
          <w:b/>
          <w:bCs/>
          <w:sz w:val="32"/>
          <w:szCs w:val="32"/>
        </w:rPr>
      </w:pPr>
    </w:p>
    <w:p w14:paraId="5A0BFEF1" w14:textId="77777777" w:rsidR="00213CE5" w:rsidRDefault="00213CE5" w:rsidP="00213CE5">
      <w:pPr>
        <w:jc w:val="center"/>
        <w:rPr>
          <w:b/>
          <w:bCs/>
          <w:sz w:val="32"/>
          <w:szCs w:val="32"/>
        </w:rPr>
      </w:pPr>
    </w:p>
    <w:p w14:paraId="2B2CEAC0" w14:textId="3DED7771" w:rsidR="5522880A" w:rsidRPr="00213CE5" w:rsidRDefault="5522880A" w:rsidP="00213CE5">
      <w:pPr>
        <w:jc w:val="center"/>
        <w:rPr>
          <w:b/>
          <w:bCs/>
          <w:sz w:val="32"/>
          <w:szCs w:val="32"/>
        </w:rPr>
      </w:pPr>
      <w:r w:rsidRPr="00213CE5">
        <w:rPr>
          <w:b/>
          <w:bCs/>
          <w:sz w:val="32"/>
          <w:szCs w:val="32"/>
        </w:rPr>
        <w:t xml:space="preserve">Appendix </w:t>
      </w:r>
      <w:r w:rsidR="00213CE5" w:rsidRPr="00213CE5">
        <w:rPr>
          <w:b/>
          <w:bCs/>
          <w:sz w:val="32"/>
          <w:szCs w:val="32"/>
        </w:rPr>
        <w:t>D</w:t>
      </w:r>
      <w:r w:rsidRPr="00213CE5">
        <w:rPr>
          <w:b/>
          <w:bCs/>
          <w:sz w:val="32"/>
          <w:szCs w:val="32"/>
        </w:rPr>
        <w:t>- Usability Questionnaire</w:t>
      </w:r>
    </w:p>
    <w:p w14:paraId="1225F605" w14:textId="77777777" w:rsidR="00213CE5" w:rsidRPr="00213CE5" w:rsidRDefault="00213CE5" w:rsidP="75AB615C">
      <w:pPr>
        <w:rPr>
          <w:b/>
          <w:bCs/>
        </w:rPr>
      </w:pPr>
    </w:p>
    <w:p w14:paraId="7DAC8520" w14:textId="52850678" w:rsidR="00213CE5" w:rsidRDefault="00213CE5" w:rsidP="75AB615C"/>
    <w:p w14:paraId="2508C0B9" w14:textId="77777777" w:rsidR="00213CE5" w:rsidRDefault="00213CE5">
      <w:pPr>
        <w:spacing w:line="259" w:lineRule="auto"/>
      </w:pPr>
      <w:r>
        <w:br w:type="page"/>
      </w:r>
    </w:p>
    <w:p w14:paraId="3D11AC16" w14:textId="537566C7" w:rsidR="5522880A" w:rsidRDefault="00213CE5" w:rsidP="00213CE5">
      <w:pPr>
        <w:jc w:val="center"/>
      </w:pPr>
      <w:r>
        <w:rPr>
          <w:noProof/>
        </w:rPr>
        <w:drawing>
          <wp:inline distT="0" distB="0" distL="0" distR="0" wp14:anchorId="59F4CFDC" wp14:editId="07D84912">
            <wp:extent cx="4859595" cy="5172075"/>
            <wp:effectExtent l="0" t="0" r="0" b="0"/>
            <wp:docPr id="211849506" name="Picture 2118495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506" name="Picture 21184950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9595" cy="5172075"/>
                    </a:xfrm>
                    <a:prstGeom prst="rect">
                      <a:avLst/>
                    </a:prstGeom>
                  </pic:spPr>
                </pic:pic>
              </a:graphicData>
            </a:graphic>
          </wp:inline>
        </w:drawing>
      </w:r>
    </w:p>
    <w:p w14:paraId="5517A21B" w14:textId="77777777" w:rsidR="00213CE5" w:rsidRDefault="00213CE5" w:rsidP="00213CE5">
      <w:pPr>
        <w:jc w:val="center"/>
      </w:pPr>
    </w:p>
    <w:p w14:paraId="12BCB17D" w14:textId="77777777" w:rsidR="00213CE5" w:rsidRDefault="00213CE5" w:rsidP="00213CE5">
      <w:pPr>
        <w:jc w:val="center"/>
      </w:pPr>
    </w:p>
    <w:p w14:paraId="34431F51" w14:textId="77777777" w:rsidR="00213CE5" w:rsidRDefault="00213CE5" w:rsidP="00213CE5">
      <w:pPr>
        <w:jc w:val="center"/>
      </w:pPr>
    </w:p>
    <w:p w14:paraId="61353807" w14:textId="77777777" w:rsidR="00213CE5" w:rsidRDefault="00213CE5" w:rsidP="00213CE5">
      <w:pPr>
        <w:jc w:val="center"/>
      </w:pPr>
    </w:p>
    <w:p w14:paraId="66B1AD26" w14:textId="77777777" w:rsidR="00213CE5" w:rsidRDefault="00213CE5" w:rsidP="00213CE5">
      <w:pPr>
        <w:jc w:val="center"/>
      </w:pPr>
    </w:p>
    <w:p w14:paraId="14674C7A" w14:textId="77777777" w:rsidR="00213CE5" w:rsidRDefault="00213CE5" w:rsidP="00213CE5">
      <w:pPr>
        <w:jc w:val="center"/>
      </w:pPr>
    </w:p>
    <w:p w14:paraId="0B6978D6" w14:textId="77777777" w:rsidR="00213CE5" w:rsidRDefault="00213CE5" w:rsidP="00213CE5">
      <w:pPr>
        <w:jc w:val="center"/>
      </w:pPr>
    </w:p>
    <w:p w14:paraId="7B42FBE9" w14:textId="77777777" w:rsidR="00213CE5" w:rsidRDefault="00213CE5" w:rsidP="00213CE5">
      <w:pPr>
        <w:jc w:val="center"/>
      </w:pPr>
    </w:p>
    <w:p w14:paraId="14D352A3" w14:textId="77777777" w:rsidR="00213CE5" w:rsidRDefault="00213CE5" w:rsidP="00213CE5">
      <w:pPr>
        <w:jc w:val="center"/>
      </w:pPr>
    </w:p>
    <w:p w14:paraId="095D117F" w14:textId="77777777" w:rsidR="00213CE5" w:rsidRDefault="00213CE5" w:rsidP="00213CE5">
      <w:pPr>
        <w:jc w:val="center"/>
      </w:pPr>
    </w:p>
    <w:p w14:paraId="6C262885" w14:textId="77777777" w:rsidR="00213CE5" w:rsidRDefault="00213CE5" w:rsidP="00213CE5">
      <w:pPr>
        <w:jc w:val="center"/>
      </w:pPr>
    </w:p>
    <w:p w14:paraId="46560495" w14:textId="77777777" w:rsidR="00213CE5" w:rsidRDefault="00213CE5" w:rsidP="00213CE5">
      <w:pPr>
        <w:jc w:val="center"/>
      </w:pPr>
    </w:p>
    <w:p w14:paraId="68D379DB" w14:textId="77777777" w:rsidR="00213CE5" w:rsidRDefault="00213CE5" w:rsidP="00213CE5">
      <w:pPr>
        <w:jc w:val="center"/>
      </w:pPr>
    </w:p>
    <w:p w14:paraId="7945E5C6" w14:textId="77777777" w:rsidR="00213CE5" w:rsidRDefault="00213CE5" w:rsidP="00213CE5">
      <w:pPr>
        <w:jc w:val="center"/>
      </w:pPr>
    </w:p>
    <w:p w14:paraId="79AACE83" w14:textId="77777777" w:rsidR="00213CE5" w:rsidRDefault="00213CE5" w:rsidP="00213CE5">
      <w:pPr>
        <w:jc w:val="center"/>
      </w:pPr>
    </w:p>
    <w:p w14:paraId="20CA1C52" w14:textId="77777777" w:rsidR="00213CE5" w:rsidRDefault="00213CE5" w:rsidP="00213CE5">
      <w:pPr>
        <w:jc w:val="center"/>
      </w:pPr>
    </w:p>
    <w:p w14:paraId="04C3E878" w14:textId="77777777" w:rsidR="00213CE5" w:rsidRDefault="00213CE5" w:rsidP="00213CE5">
      <w:pPr>
        <w:jc w:val="center"/>
      </w:pPr>
    </w:p>
    <w:p w14:paraId="7D170A63" w14:textId="77777777" w:rsidR="00213CE5" w:rsidRDefault="00213CE5" w:rsidP="00213CE5">
      <w:pPr>
        <w:jc w:val="center"/>
      </w:pPr>
    </w:p>
    <w:p w14:paraId="43A98FBF" w14:textId="77777777" w:rsidR="00213CE5" w:rsidRDefault="00213CE5" w:rsidP="00213CE5">
      <w:pPr>
        <w:jc w:val="center"/>
      </w:pPr>
    </w:p>
    <w:p w14:paraId="2212B043" w14:textId="77777777" w:rsidR="00213CE5" w:rsidRDefault="00213CE5" w:rsidP="00213CE5">
      <w:pPr>
        <w:jc w:val="center"/>
      </w:pPr>
    </w:p>
    <w:p w14:paraId="2ED9BF72" w14:textId="77777777" w:rsidR="00213CE5" w:rsidRDefault="00213CE5" w:rsidP="00213CE5">
      <w:pPr>
        <w:jc w:val="center"/>
      </w:pPr>
    </w:p>
    <w:p w14:paraId="6EB00438" w14:textId="77777777" w:rsidR="00213CE5" w:rsidRDefault="00213CE5" w:rsidP="00213CE5">
      <w:pPr>
        <w:jc w:val="center"/>
      </w:pPr>
    </w:p>
    <w:p w14:paraId="73EC5B5D" w14:textId="77777777" w:rsidR="00213CE5" w:rsidRDefault="00213CE5" w:rsidP="00213CE5">
      <w:pPr>
        <w:jc w:val="center"/>
      </w:pPr>
    </w:p>
    <w:p w14:paraId="5CAAFC7C" w14:textId="77777777" w:rsidR="00213CE5" w:rsidRDefault="00213CE5" w:rsidP="00213CE5">
      <w:pPr>
        <w:jc w:val="center"/>
      </w:pPr>
    </w:p>
    <w:p w14:paraId="217ED08C" w14:textId="28A78E1B" w:rsidR="00213CE5" w:rsidRDefault="00213CE5" w:rsidP="00213CE5">
      <w:pPr>
        <w:jc w:val="center"/>
        <w:rPr>
          <w:b/>
          <w:bCs/>
          <w:sz w:val="32"/>
          <w:szCs w:val="32"/>
        </w:rPr>
      </w:pPr>
      <w:r w:rsidRPr="00213CE5">
        <w:rPr>
          <w:b/>
          <w:bCs/>
          <w:sz w:val="32"/>
          <w:szCs w:val="32"/>
        </w:rPr>
        <w:t>Appendix E – Meeting Minutes</w:t>
      </w:r>
    </w:p>
    <w:p w14:paraId="2DD1AC48" w14:textId="77777777" w:rsidR="00213CE5" w:rsidRDefault="00213CE5" w:rsidP="00213CE5">
      <w:pPr>
        <w:jc w:val="center"/>
        <w:rPr>
          <w:b/>
          <w:bCs/>
          <w:sz w:val="32"/>
          <w:szCs w:val="32"/>
        </w:rPr>
      </w:pPr>
    </w:p>
    <w:p w14:paraId="09AF23D4" w14:textId="77777777" w:rsidR="00213CE5" w:rsidRDefault="00213CE5" w:rsidP="00213CE5">
      <w:pPr>
        <w:jc w:val="center"/>
        <w:rPr>
          <w:b/>
          <w:bCs/>
          <w:sz w:val="32"/>
          <w:szCs w:val="32"/>
        </w:rPr>
      </w:pPr>
    </w:p>
    <w:p w14:paraId="180C2AF9" w14:textId="77777777" w:rsidR="00213CE5" w:rsidRDefault="00213CE5" w:rsidP="00213CE5">
      <w:pPr>
        <w:jc w:val="center"/>
        <w:rPr>
          <w:b/>
          <w:bCs/>
          <w:sz w:val="32"/>
          <w:szCs w:val="32"/>
        </w:rPr>
      </w:pPr>
    </w:p>
    <w:p w14:paraId="1FA9A1F7" w14:textId="77777777" w:rsidR="00213CE5" w:rsidRDefault="00213CE5" w:rsidP="00213CE5">
      <w:pPr>
        <w:jc w:val="center"/>
        <w:rPr>
          <w:b/>
          <w:bCs/>
          <w:sz w:val="32"/>
          <w:szCs w:val="32"/>
        </w:rPr>
      </w:pPr>
    </w:p>
    <w:p w14:paraId="19374EEE" w14:textId="77777777" w:rsidR="00213CE5" w:rsidRDefault="00213CE5" w:rsidP="00213CE5">
      <w:pPr>
        <w:jc w:val="center"/>
        <w:rPr>
          <w:b/>
          <w:bCs/>
          <w:sz w:val="32"/>
          <w:szCs w:val="32"/>
        </w:rPr>
      </w:pPr>
    </w:p>
    <w:p w14:paraId="7F4D506E" w14:textId="77777777" w:rsidR="00213CE5" w:rsidRDefault="00213CE5" w:rsidP="00213CE5">
      <w:pPr>
        <w:jc w:val="center"/>
        <w:rPr>
          <w:b/>
          <w:bCs/>
          <w:sz w:val="32"/>
          <w:szCs w:val="32"/>
        </w:rPr>
      </w:pPr>
    </w:p>
    <w:p w14:paraId="0C4E4082" w14:textId="77777777" w:rsidR="00213CE5" w:rsidRDefault="00213CE5" w:rsidP="00213CE5">
      <w:pPr>
        <w:jc w:val="center"/>
        <w:rPr>
          <w:b/>
          <w:bCs/>
          <w:sz w:val="32"/>
          <w:szCs w:val="32"/>
        </w:rPr>
      </w:pPr>
    </w:p>
    <w:p w14:paraId="6DAA068C" w14:textId="77777777" w:rsidR="00213CE5" w:rsidRDefault="00213CE5" w:rsidP="00213CE5">
      <w:pPr>
        <w:jc w:val="center"/>
        <w:rPr>
          <w:b/>
          <w:bCs/>
          <w:sz w:val="32"/>
          <w:szCs w:val="32"/>
        </w:rPr>
      </w:pPr>
    </w:p>
    <w:p w14:paraId="1C653ED6" w14:textId="77777777" w:rsidR="00213CE5" w:rsidRDefault="00213CE5" w:rsidP="00213CE5">
      <w:pPr>
        <w:jc w:val="center"/>
        <w:rPr>
          <w:b/>
          <w:bCs/>
          <w:sz w:val="32"/>
          <w:szCs w:val="32"/>
        </w:rPr>
      </w:pPr>
    </w:p>
    <w:p w14:paraId="6CE0093F" w14:textId="77777777" w:rsidR="00213CE5" w:rsidRDefault="00213CE5" w:rsidP="00213CE5">
      <w:pPr>
        <w:jc w:val="center"/>
        <w:rPr>
          <w:b/>
          <w:bCs/>
          <w:sz w:val="32"/>
          <w:szCs w:val="32"/>
        </w:rPr>
      </w:pPr>
    </w:p>
    <w:p w14:paraId="5C05D617" w14:textId="77777777" w:rsidR="00213CE5" w:rsidRDefault="00213CE5" w:rsidP="00213CE5">
      <w:pPr>
        <w:jc w:val="center"/>
        <w:rPr>
          <w:b/>
          <w:bCs/>
          <w:sz w:val="32"/>
          <w:szCs w:val="32"/>
        </w:rPr>
      </w:pPr>
    </w:p>
    <w:p w14:paraId="16E33A6E" w14:textId="77777777" w:rsidR="00213CE5" w:rsidRDefault="00213CE5" w:rsidP="00213CE5">
      <w:pPr>
        <w:jc w:val="center"/>
        <w:rPr>
          <w:b/>
          <w:bCs/>
          <w:sz w:val="32"/>
          <w:szCs w:val="32"/>
        </w:rPr>
      </w:pPr>
    </w:p>
    <w:p w14:paraId="4D0E3347" w14:textId="77777777" w:rsidR="00213CE5" w:rsidRDefault="00213CE5" w:rsidP="00213CE5">
      <w:pPr>
        <w:jc w:val="center"/>
        <w:rPr>
          <w:b/>
          <w:bCs/>
          <w:sz w:val="32"/>
          <w:szCs w:val="32"/>
        </w:rPr>
      </w:pPr>
    </w:p>
    <w:p w14:paraId="78226B5B" w14:textId="77777777" w:rsidR="00213CE5" w:rsidRDefault="00213CE5" w:rsidP="00213CE5">
      <w:pPr>
        <w:jc w:val="center"/>
        <w:rPr>
          <w:b/>
          <w:bCs/>
          <w:sz w:val="32"/>
          <w:szCs w:val="32"/>
        </w:rPr>
      </w:pPr>
    </w:p>
    <w:p w14:paraId="791AB4BC" w14:textId="77777777" w:rsidR="00213CE5" w:rsidRDefault="00213CE5" w:rsidP="00213CE5">
      <w:pPr>
        <w:jc w:val="center"/>
        <w:rPr>
          <w:b/>
          <w:bCs/>
          <w:sz w:val="32"/>
          <w:szCs w:val="32"/>
        </w:rPr>
      </w:pPr>
    </w:p>
    <w:p w14:paraId="0626CFCC" w14:textId="194BC5F8" w:rsidR="00A86059" w:rsidRPr="00A86059" w:rsidRDefault="00A86059" w:rsidP="00A86059">
      <w:pPr>
        <w:spacing w:after="0" w:line="240" w:lineRule="auto"/>
        <w:rPr>
          <w:rFonts w:ascii="Calibri" w:eastAsia="Times New Roman" w:hAnsi="Calibri" w:cs="Calibri"/>
          <w:b/>
          <w:bCs/>
          <w:sz w:val="30"/>
          <w:szCs w:val="30"/>
          <w:u w:val="single"/>
          <w:lang w:eastAsia="en-GB"/>
        </w:rPr>
      </w:pPr>
      <w:r w:rsidRPr="00A86059">
        <w:rPr>
          <w:rFonts w:ascii="Calibri" w:eastAsia="Times New Roman" w:hAnsi="Calibri" w:cs="Calibri"/>
          <w:b/>
          <w:bCs/>
          <w:sz w:val="30"/>
          <w:szCs w:val="30"/>
          <w:u w:val="single"/>
          <w:lang w:eastAsia="en-GB"/>
        </w:rPr>
        <w:t xml:space="preserve">Meeting 1 </w:t>
      </w:r>
    </w:p>
    <w:p w14:paraId="2EBCBD84" w14:textId="77777777" w:rsidR="00A86059" w:rsidRPr="00A86059" w:rsidRDefault="00A86059" w:rsidP="00A86059">
      <w:pPr>
        <w:spacing w:after="0" w:line="240" w:lineRule="auto"/>
        <w:rPr>
          <w:rFonts w:ascii="Calibri" w:eastAsia="Times New Roman" w:hAnsi="Calibri" w:cs="Calibri"/>
          <w:b/>
          <w:bCs/>
          <w:sz w:val="30"/>
          <w:szCs w:val="30"/>
          <w:lang w:eastAsia="en-GB"/>
        </w:rPr>
      </w:pPr>
    </w:p>
    <w:p w14:paraId="19FE779D" w14:textId="77777777" w:rsidR="00A86059" w:rsidRPr="00A86059" w:rsidRDefault="00A86059" w:rsidP="00A86059">
      <w:pPr>
        <w:spacing w:after="0" w:line="240" w:lineRule="auto"/>
        <w:rPr>
          <w:rFonts w:ascii="Calibri" w:eastAsia="Times New Roman" w:hAnsi="Calibri" w:cs="Calibri"/>
          <w:lang w:eastAsia="en-GB"/>
        </w:rPr>
      </w:pPr>
      <w:r w:rsidRPr="00A86059">
        <w:rPr>
          <w:rFonts w:ascii="Calibri" w:eastAsia="Times New Roman" w:hAnsi="Calibri" w:cs="Calibri"/>
          <w:b/>
          <w:bCs/>
          <w:lang w:eastAsia="en-GB"/>
        </w:rPr>
        <w:t>Bridges Community Trust is our project</w:t>
      </w:r>
    </w:p>
    <w:p w14:paraId="523F85D8" w14:textId="77777777" w:rsidR="00A86059" w:rsidRPr="00A86059" w:rsidRDefault="00A86059" w:rsidP="00A86059">
      <w:pPr>
        <w:spacing w:after="0" w:line="240" w:lineRule="auto"/>
        <w:rPr>
          <w:rFonts w:ascii="Calibri" w:eastAsia="Times New Roman" w:hAnsi="Calibri" w:cs="Calibri"/>
          <w:lang w:eastAsia="en-GB"/>
        </w:rPr>
      </w:pPr>
      <w:r w:rsidRPr="00A86059">
        <w:rPr>
          <w:rFonts w:ascii="Calibri" w:eastAsia="Times New Roman" w:hAnsi="Calibri" w:cs="Calibri"/>
          <w:lang w:eastAsia="en-GB"/>
        </w:rPr>
        <w:t>Questions to ask:</w:t>
      </w:r>
    </w:p>
    <w:p w14:paraId="69FE9811"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So to start, what software was used to create the website in the first instance?</w:t>
      </w:r>
    </w:p>
    <w:p w14:paraId="671CB3E4"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Which software do you use to host the website?</w:t>
      </w:r>
    </w:p>
    <w:p w14:paraId="532E2B5C"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Do you utilise any databases?</w:t>
      </w:r>
    </w:p>
    <w:p w14:paraId="2D425A17"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Could you please explain your meaning of  '365'?</w:t>
      </w:r>
    </w:p>
    <w:p w14:paraId="6586ECE2"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Do you currently occur any costs for this project?</w:t>
      </w:r>
    </w:p>
    <w:p w14:paraId="043A93B7"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Are there any forms of accessibility you feel must be considered, my group and I have a few thoughts about accessibility already but I would prefer any clarity if possible please?</w:t>
      </w:r>
    </w:p>
    <w:p w14:paraId="56417F63"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(Potential) Wix website? -How would you feel about this?</w:t>
      </w:r>
    </w:p>
    <w:p w14:paraId="29C0E3BD"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How do you want this website to be maintained in the future- I believe you have mentioned a form of training, what suggestions would you believe would be helpful?</w:t>
      </w:r>
    </w:p>
    <w:p w14:paraId="67ED9D47" w14:textId="77777777" w:rsidR="00A86059" w:rsidRPr="00A86059" w:rsidRDefault="00A86059" w:rsidP="00A86059">
      <w:pPr>
        <w:numPr>
          <w:ilvl w:val="0"/>
          <w:numId w:val="22"/>
        </w:numPr>
        <w:spacing w:after="0" w:line="240" w:lineRule="auto"/>
        <w:textAlignment w:val="center"/>
        <w:rPr>
          <w:rFonts w:ascii="Calibri" w:eastAsia="Times New Roman" w:hAnsi="Calibri" w:cs="Calibri"/>
          <w:lang w:eastAsia="en-GB"/>
        </w:rPr>
      </w:pPr>
      <w:r w:rsidRPr="00A86059">
        <w:rPr>
          <w:rFonts w:ascii="Calibri" w:eastAsia="Times New Roman" w:hAnsi="Calibri" w:cs="Calibri"/>
          <w:lang w:eastAsia="en-GB"/>
        </w:rPr>
        <w:t>What kind of training for future developers do you feel would be beneficial from them to learn from?</w:t>
      </w:r>
    </w:p>
    <w:p w14:paraId="2B1A4F24" w14:textId="28474EB9" w:rsidR="00A86059" w:rsidRDefault="00A86059" w:rsidP="00213CE5">
      <w:pPr>
        <w:rPr>
          <w:b/>
          <w:bCs/>
          <w:sz w:val="32"/>
          <w:szCs w:val="32"/>
        </w:rPr>
      </w:pPr>
    </w:p>
    <w:p w14:paraId="70595AC5" w14:textId="2A7F6C5D" w:rsidR="00A86059" w:rsidRDefault="00A86059" w:rsidP="00213CE5">
      <w:pPr>
        <w:rPr>
          <w:b/>
          <w:bCs/>
          <w:sz w:val="32"/>
          <w:szCs w:val="32"/>
          <w:u w:val="single"/>
        </w:rPr>
      </w:pPr>
      <w:r w:rsidRPr="00A86059">
        <w:rPr>
          <w:b/>
          <w:bCs/>
          <w:sz w:val="32"/>
          <w:szCs w:val="32"/>
          <w:u w:val="single"/>
        </w:rPr>
        <w:t>Meeting 2</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3"/>
        <w:gridCol w:w="4877"/>
      </w:tblGrid>
      <w:tr w:rsidR="003B3477" w:rsidRPr="003B3477" w14:paraId="4045F109"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A2C4B"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Name</w:t>
            </w:r>
          </w:p>
          <w:p w14:paraId="32B1EB1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 </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409B9"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Task(s) to complete</w:t>
            </w:r>
          </w:p>
        </w:tc>
      </w:tr>
      <w:tr w:rsidR="003B3477" w:rsidRPr="003B3477" w14:paraId="7B8BEE4A"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3CBB0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Farzia</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F4CA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Risk Assessment</w:t>
            </w:r>
          </w:p>
        </w:tc>
      </w:tr>
      <w:tr w:rsidR="003B3477" w:rsidRPr="003B3477" w14:paraId="32D5E30D"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18E6F"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Alex</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021469"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Professional Social Ethical Legal Considerations</w:t>
            </w:r>
          </w:p>
        </w:tc>
      </w:tr>
      <w:tr w:rsidR="003B3477" w:rsidRPr="003B3477" w14:paraId="706D460E"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43A9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Jared</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7CC81"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Project Management</w:t>
            </w:r>
          </w:p>
        </w:tc>
      </w:tr>
      <w:tr w:rsidR="003B3477" w:rsidRPr="003B3477" w14:paraId="208CE48C"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257515"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Hamza</w:t>
            </w:r>
          </w:p>
        </w:tc>
        <w:tc>
          <w:tcPr>
            <w:tcW w:w="48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972FB"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Project Requirements – Functional &amp; Non Functional</w:t>
            </w:r>
          </w:p>
        </w:tc>
      </w:tr>
      <w:tr w:rsidR="003B3477" w:rsidRPr="003B3477" w14:paraId="63AF0A3F"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288EC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Shreyu</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A197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Project Aims &amp; Objectives</w:t>
            </w:r>
          </w:p>
        </w:tc>
      </w:tr>
      <w:tr w:rsidR="003B3477" w:rsidRPr="003B3477" w14:paraId="19572918"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8F8F0"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Ben</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2F82A"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Introduction, Team members and Responsibilities</w:t>
            </w:r>
          </w:p>
        </w:tc>
      </w:tr>
      <w:tr w:rsidR="003B3477" w:rsidRPr="003B3477" w14:paraId="13A04EF4"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03C49"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Dammy</w:t>
            </w:r>
          </w:p>
        </w:tc>
        <w:tc>
          <w:tcPr>
            <w:tcW w:w="4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A589B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Sources of info and resources required</w:t>
            </w:r>
          </w:p>
        </w:tc>
      </w:tr>
      <w:tr w:rsidR="003B3477" w:rsidRPr="003B3477" w14:paraId="5254E672" w14:textId="77777777" w:rsidTr="003B3477">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019F97"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Emmanuel</w:t>
            </w:r>
          </w:p>
        </w:tc>
        <w:tc>
          <w:tcPr>
            <w:tcW w:w="47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41921"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highlight w:val="green"/>
                <w:lang w:eastAsia="en-GB"/>
              </w:rPr>
              <w:t xml:space="preserve">Project Plan </w:t>
            </w:r>
          </w:p>
        </w:tc>
      </w:tr>
    </w:tbl>
    <w:p w14:paraId="1E198CFE"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 </w:t>
      </w:r>
    </w:p>
    <w:p w14:paraId="55429D20"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Project Roles</w:t>
      </w:r>
    </w:p>
    <w:p w14:paraId="7792BEF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Project Leader x1</w:t>
      </w:r>
    </w:p>
    <w:p w14:paraId="53B4407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Developer x3</w:t>
      </w:r>
    </w:p>
    <w:p w14:paraId="45196367"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Architect x2</w:t>
      </w:r>
    </w:p>
    <w:p w14:paraId="7A074845"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Project Administrator x2</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3"/>
        <w:gridCol w:w="2346"/>
        <w:gridCol w:w="2127"/>
      </w:tblGrid>
      <w:tr w:rsidR="003B3477" w:rsidRPr="003B3477" w14:paraId="37DAC0F4"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C87D1"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Name</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2FD1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Role</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37275"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(Backup Role)</w:t>
            </w:r>
          </w:p>
        </w:tc>
      </w:tr>
      <w:tr w:rsidR="003B3477" w:rsidRPr="003B3477" w14:paraId="49ACAA74"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9314C"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 xml:space="preserve">Ben  </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55169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Project Leader</w:t>
            </w:r>
          </w:p>
        </w:tc>
        <w:tc>
          <w:tcPr>
            <w:tcW w:w="21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505A7F"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Project Administrator</w:t>
            </w:r>
          </w:p>
        </w:tc>
      </w:tr>
      <w:tr w:rsidR="003B3477" w:rsidRPr="003B3477" w14:paraId="69CB7456"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1408C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Jared</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1453C"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Project Administrator</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E9D635"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Architect</w:t>
            </w:r>
          </w:p>
        </w:tc>
      </w:tr>
      <w:tr w:rsidR="003B3477" w:rsidRPr="003B3477" w14:paraId="37211B4A" w14:textId="77777777" w:rsidTr="003B3477">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3AF337"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Emmanuel</w:t>
            </w:r>
          </w:p>
        </w:tc>
        <w:tc>
          <w:tcPr>
            <w:tcW w:w="23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1550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 xml:space="preserve">Project Administrator </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76E0E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Developer</w:t>
            </w:r>
          </w:p>
          <w:p w14:paraId="269EDA15"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 </w:t>
            </w:r>
          </w:p>
        </w:tc>
      </w:tr>
      <w:tr w:rsidR="003B3477" w:rsidRPr="003B3477" w14:paraId="7E5BF471"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20C08D"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Farzia</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878C74"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Software Architect</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436EC"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Developer</w:t>
            </w:r>
          </w:p>
        </w:tc>
      </w:tr>
      <w:tr w:rsidR="003B3477" w:rsidRPr="003B3477" w14:paraId="1C8926D5"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D84DE"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Hamza</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F0F32"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Software Architect</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169CC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Developer</w:t>
            </w:r>
          </w:p>
        </w:tc>
      </w:tr>
      <w:tr w:rsidR="003B3477" w:rsidRPr="003B3477" w14:paraId="6AC15FA7"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3771E"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Shreyu</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DAD84"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Software Developer</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65ED7"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Software Architect</w:t>
            </w:r>
          </w:p>
        </w:tc>
      </w:tr>
      <w:tr w:rsidR="003B3477" w:rsidRPr="003B3477" w14:paraId="691F8B09"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F8C1F"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Alex</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F3DCF"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 xml:space="preserve">Software Developer </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2D8B0"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Project Leader</w:t>
            </w:r>
          </w:p>
        </w:tc>
      </w:tr>
      <w:tr w:rsidR="003B3477" w:rsidRPr="003B3477" w14:paraId="15489165" w14:textId="77777777" w:rsidTr="003B3477">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5D3D3"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Dammy</w:t>
            </w:r>
          </w:p>
        </w:tc>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3C33A6"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b/>
                <w:bCs/>
                <w:lang w:eastAsia="en-GB"/>
              </w:rPr>
              <w:t xml:space="preserve">Software Developer </w:t>
            </w:r>
          </w:p>
        </w:tc>
        <w:tc>
          <w:tcPr>
            <w:tcW w:w="21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633A8" w14:textId="77777777" w:rsidR="003B3477" w:rsidRPr="003B3477" w:rsidRDefault="003B3477" w:rsidP="003B3477">
            <w:pPr>
              <w:spacing w:after="0" w:line="240" w:lineRule="auto"/>
              <w:rPr>
                <w:rFonts w:ascii="Calibri" w:eastAsia="Times New Roman" w:hAnsi="Calibri" w:cs="Calibri"/>
                <w:lang w:eastAsia="en-GB"/>
              </w:rPr>
            </w:pPr>
            <w:r w:rsidRPr="003B3477">
              <w:rPr>
                <w:rFonts w:ascii="Calibri" w:eastAsia="Times New Roman" w:hAnsi="Calibri" w:cs="Calibri"/>
                <w:lang w:eastAsia="en-GB"/>
              </w:rPr>
              <w:t>Project Administrator</w:t>
            </w:r>
          </w:p>
        </w:tc>
      </w:tr>
    </w:tbl>
    <w:p w14:paraId="57A47088" w14:textId="77777777" w:rsidR="003B3477" w:rsidRDefault="003B3477" w:rsidP="00213CE5">
      <w:pPr>
        <w:rPr>
          <w:b/>
          <w:bCs/>
          <w:sz w:val="32"/>
          <w:szCs w:val="32"/>
          <w:u w:val="single"/>
        </w:rPr>
      </w:pPr>
    </w:p>
    <w:p w14:paraId="37518A07" w14:textId="7DBEA005" w:rsidR="00E454B3" w:rsidRPr="00E454B3" w:rsidRDefault="003B3477" w:rsidP="00E454B3">
      <w:pPr>
        <w:rPr>
          <w:b/>
          <w:bCs/>
          <w:sz w:val="32"/>
          <w:szCs w:val="32"/>
          <w:u w:val="single"/>
        </w:rPr>
      </w:pPr>
      <w:r>
        <w:rPr>
          <w:b/>
          <w:bCs/>
          <w:sz w:val="32"/>
          <w:szCs w:val="32"/>
          <w:u w:val="single"/>
        </w:rPr>
        <w:t>Meeting 3</w:t>
      </w:r>
    </w:p>
    <w:p w14:paraId="4E2911AC"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Who attended the meeting?</w:t>
      </w:r>
    </w:p>
    <w:p w14:paraId="1897D93D" w14:textId="5322834F" w:rsidR="00E454B3" w:rsidRDefault="00E454B3" w:rsidP="00E454B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26035536" wp14:editId="6E1C6A2F">
            <wp:extent cx="5731510" cy="2762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6225"/>
                    </a:xfrm>
                    <a:prstGeom prst="rect">
                      <a:avLst/>
                    </a:prstGeom>
                    <a:noFill/>
                    <a:ln>
                      <a:noFill/>
                    </a:ln>
                  </pic:spPr>
                </pic:pic>
              </a:graphicData>
            </a:graphic>
          </wp:inline>
        </w:drawing>
      </w:r>
    </w:p>
    <w:p w14:paraId="1475C644"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543CEA9" w14:textId="0D91262D" w:rsidR="00E454B3" w:rsidRDefault="00E454B3" w:rsidP="00E454B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68E8C74A" wp14:editId="4E402325">
            <wp:extent cx="5731510" cy="2120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2090"/>
                    </a:xfrm>
                    <a:prstGeom prst="rect">
                      <a:avLst/>
                    </a:prstGeom>
                    <a:noFill/>
                    <a:ln>
                      <a:noFill/>
                    </a:ln>
                  </pic:spPr>
                </pic:pic>
              </a:graphicData>
            </a:graphic>
          </wp:inline>
        </w:drawing>
      </w:r>
    </w:p>
    <w:p w14:paraId="155BE677"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Shreyu &amp; Emmanuel</w:t>
      </w:r>
      <w:r>
        <w:rPr>
          <w:rFonts w:ascii="Calibri" w:hAnsi="Calibri" w:cs="Calibri"/>
          <w:color w:val="000000"/>
          <w:sz w:val="22"/>
          <w:szCs w:val="22"/>
        </w:rPr>
        <w:t xml:space="preserve"> did not attend the meeting, Ben to catch Shreyu up with a 1-1 chat. Emmanuel's attendance has been informed to Zoheir, nothing else Ben can do at this stage.</w:t>
      </w:r>
    </w:p>
    <w:p w14:paraId="01A51822"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359B8CF8"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Review of last meeting w/ Zoheir Ezziane</w:t>
      </w:r>
    </w:p>
    <w:p w14:paraId="2B7BDDEA"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Zoheir checked the Project Document to ensure everything is ok, he gave the green light for us to begin production of the project. </w:t>
      </w:r>
    </w:p>
    <w:p w14:paraId="49FD1474"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br/>
        <w:t xml:space="preserve">Ben informed every one of their roles and what is expected of them. Review Meeting 2 of everyone's roles that has been assigned to them. Everyone knows their role and backup role and all has been agreed from last meeting. </w:t>
      </w:r>
    </w:p>
    <w:p w14:paraId="0D0673B2" w14:textId="32D24997" w:rsidR="00E454B3" w:rsidRDefault="00E454B3" w:rsidP="00E454B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45325772" wp14:editId="42939545">
            <wp:extent cx="3467100" cy="225742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2257425"/>
                    </a:xfrm>
                    <a:prstGeom prst="rect">
                      <a:avLst/>
                    </a:prstGeom>
                    <a:noFill/>
                    <a:ln>
                      <a:noFill/>
                    </a:ln>
                  </pic:spPr>
                </pic:pic>
              </a:graphicData>
            </a:graphic>
          </wp:inline>
        </w:drawing>
      </w:r>
    </w:p>
    <w:p w14:paraId="4B912711"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br/>
      </w:r>
      <w:r>
        <w:rPr>
          <w:rFonts w:ascii="Calibri" w:hAnsi="Calibri" w:cs="Calibri"/>
          <w:b/>
          <w:bCs/>
          <w:color w:val="000000"/>
          <w:sz w:val="22"/>
          <w:szCs w:val="22"/>
        </w:rPr>
        <w:t>Review of the role that they have been assigned and what they are expected to produce.</w:t>
      </w:r>
      <w:r>
        <w:rPr>
          <w:rFonts w:ascii="Calibri" w:hAnsi="Calibri" w:cs="Calibri"/>
          <w:color w:val="000000"/>
          <w:sz w:val="22"/>
          <w:szCs w:val="22"/>
        </w:rPr>
        <w:t xml:space="preserve"> </w:t>
      </w:r>
      <w:r>
        <w:rPr>
          <w:rFonts w:ascii="Calibri" w:hAnsi="Calibri" w:cs="Calibri"/>
          <w:color w:val="000000"/>
          <w:sz w:val="22"/>
          <w:szCs w:val="22"/>
        </w:rPr>
        <w:br/>
      </w:r>
      <w:r>
        <w:rPr>
          <w:rFonts w:ascii="Calibri" w:hAnsi="Calibri" w:cs="Calibri"/>
          <w:color w:val="000000"/>
          <w:sz w:val="22"/>
          <w:szCs w:val="22"/>
        </w:rPr>
        <w:br/>
        <w:t>(Ben) ‘</w:t>
      </w:r>
      <w:r>
        <w:rPr>
          <w:rFonts w:ascii="Calibri" w:hAnsi="Calibri" w:cs="Calibri"/>
          <w:b/>
          <w:bCs/>
          <w:color w:val="000000"/>
          <w:sz w:val="22"/>
          <w:szCs w:val="22"/>
        </w:rPr>
        <w:t>Project Leader’</w:t>
      </w:r>
      <w:r>
        <w:rPr>
          <w:rFonts w:ascii="Calibri" w:hAnsi="Calibri" w:cs="Calibri"/>
          <w:color w:val="000000"/>
          <w:sz w:val="22"/>
          <w:szCs w:val="22"/>
        </w:rPr>
        <w:t>. I am responsible for the overall structure of this project, so need to ensure that everyone knows their role and responsibility for this website. One of my main responsibilities require regular check-ups with the team to ensure we are on target for the submission date and to check all the team is okay with their current and upcoming tasks.  </w:t>
      </w:r>
    </w:p>
    <w:p w14:paraId="1A9481E2"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4E477240"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(Jared &amp; Emmanuel)</w:t>
      </w:r>
      <w:r>
        <w:rPr>
          <w:rFonts w:ascii="Calibri" w:hAnsi="Calibri" w:cs="Calibri"/>
          <w:b/>
          <w:bCs/>
          <w:color w:val="000000"/>
          <w:sz w:val="22"/>
          <w:szCs w:val="22"/>
        </w:rPr>
        <w:t xml:space="preserve"> ‘Project Administrator’. </w:t>
      </w:r>
      <w:r>
        <w:rPr>
          <w:rFonts w:ascii="Calibri" w:hAnsi="Calibri" w:cs="Calibri"/>
          <w:color w:val="000000"/>
          <w:sz w:val="22"/>
          <w:szCs w:val="22"/>
        </w:rPr>
        <w:t>This role will act as a line of communication between our team and the representatives at Bridges Community Trust.  My additional duties involve setting up meetings with the team and taking the minutes from the meetings to have notes we can take forward to future meetings.  I am also responsible for liaising with the rest of the team to ensure that they understand the objectives set out by the Project Leader.  </w:t>
      </w:r>
    </w:p>
    <w:p w14:paraId="25F6CF1A" w14:textId="77777777" w:rsidR="00E454B3" w:rsidRDefault="00E454B3" w:rsidP="00E454B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73E7B9"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(Farzia &amp; Hamza) ‘</w:t>
      </w:r>
      <w:r>
        <w:rPr>
          <w:rFonts w:ascii="Calibri" w:hAnsi="Calibri" w:cs="Calibri"/>
          <w:b/>
          <w:bCs/>
          <w:color w:val="000000"/>
          <w:sz w:val="22"/>
          <w:szCs w:val="22"/>
        </w:rPr>
        <w:t>Software Architect’</w:t>
      </w:r>
      <w:r>
        <w:rPr>
          <w:rFonts w:ascii="Calibri" w:hAnsi="Calibri" w:cs="Calibri"/>
          <w:color w:val="000000"/>
          <w:sz w:val="22"/>
          <w:szCs w:val="22"/>
        </w:rPr>
        <w:t>. I am responsible for the design of the project which includes documents such as wireframes, site maps, mood boards etc…</w:t>
      </w:r>
    </w:p>
    <w:p w14:paraId="618D5E6D" w14:textId="77777777" w:rsidR="00E454B3" w:rsidRDefault="00E454B3" w:rsidP="00E454B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76C5A9C" w14:textId="77777777" w:rsidR="00E454B3" w:rsidRDefault="00E454B3" w:rsidP="00E454B3">
      <w:pPr>
        <w:pStyle w:val="NormalWeb"/>
        <w:spacing w:before="0" w:beforeAutospacing="0" w:after="0" w:afterAutospacing="0"/>
        <w:rPr>
          <w:rFonts w:ascii="Calibri" w:hAnsi="Calibri" w:cs="Calibri"/>
          <w:sz w:val="22"/>
          <w:szCs w:val="22"/>
        </w:rPr>
      </w:pPr>
      <w:r>
        <w:rPr>
          <w:rFonts w:ascii="Calibri" w:hAnsi="Calibri" w:cs="Calibri"/>
          <w:sz w:val="22"/>
          <w:szCs w:val="22"/>
        </w:rPr>
        <w:t>(Shreyu &amp; Alex &amp; Dammy)</w:t>
      </w:r>
      <w:r>
        <w:rPr>
          <w:rFonts w:ascii="Calibri" w:hAnsi="Calibri" w:cs="Calibri"/>
          <w:b/>
          <w:bCs/>
          <w:sz w:val="22"/>
          <w:szCs w:val="22"/>
        </w:rPr>
        <w:t xml:space="preserve"> ‘Software Developer’.</w:t>
      </w:r>
      <w:r>
        <w:rPr>
          <w:rFonts w:ascii="Calibri" w:hAnsi="Calibri" w:cs="Calibri"/>
          <w:sz w:val="22"/>
          <w:szCs w:val="22"/>
        </w:rPr>
        <w:t xml:space="preserve"> I will create the website whilst adhering to the design plans made by the Software Architects. I am expected to update the Project Leader with my current progress and to contact them if I need any further assistance or information.</w:t>
      </w:r>
    </w:p>
    <w:p w14:paraId="62DCD26F" w14:textId="77777777" w:rsidR="00E454B3" w:rsidRDefault="00E454B3" w:rsidP="00E454B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81DC44" w14:textId="77777777" w:rsidR="00E454B3" w:rsidRDefault="00E454B3" w:rsidP="00E454B3">
      <w:pPr>
        <w:pStyle w:val="NormalWeb"/>
        <w:spacing w:before="0" w:after="0"/>
        <w:rPr>
          <w:rStyle w:val="HTMLCite"/>
          <w:rFonts w:ascii="Calibri" w:hAnsi="Calibri" w:cs="Calibri"/>
          <w:sz w:val="22"/>
          <w:szCs w:val="22"/>
        </w:rPr>
      </w:pPr>
      <w:r>
        <w:rPr>
          <w:rStyle w:val="HTMLCite"/>
          <w:rFonts w:ascii="Calibri" w:hAnsi="Calibri" w:cs="Calibri"/>
          <w:b/>
          <w:bCs/>
          <w:sz w:val="22"/>
          <w:szCs w:val="22"/>
          <w:u w:val="single"/>
        </w:rPr>
        <w:t xml:space="preserve">Software Developers </w:t>
      </w:r>
      <w:r>
        <w:rPr>
          <w:rStyle w:val="HTMLCite"/>
          <w:rFonts w:ascii="Calibri" w:hAnsi="Calibri" w:cs="Calibri"/>
          <w:sz w:val="22"/>
          <w:szCs w:val="22"/>
        </w:rPr>
        <w:t>began to setup the repository and any other resources needed for the project. Software Developers planned to ensure that they would need to talk with the Software Architects to ensure that the plans and design are realistic for the software developers to create and then are adhered to.</w:t>
      </w:r>
      <w:r>
        <w:rPr>
          <w:rStyle w:val="HTMLCite"/>
          <w:rFonts w:ascii="Calibri" w:hAnsi="Calibri" w:cs="Calibri"/>
          <w:b/>
          <w:bCs/>
          <w:sz w:val="22"/>
          <w:szCs w:val="22"/>
        </w:rPr>
        <w:t xml:space="preserve">  </w:t>
      </w:r>
      <w:r>
        <w:rPr>
          <w:rFonts w:ascii="Calibri" w:hAnsi="Calibri" w:cs="Calibri"/>
          <w:b/>
          <w:bCs/>
          <w:i/>
          <w:iCs/>
          <w:sz w:val="22"/>
          <w:szCs w:val="22"/>
        </w:rPr>
        <w:br/>
      </w:r>
      <w:r>
        <w:rPr>
          <w:rFonts w:ascii="Calibri" w:hAnsi="Calibri" w:cs="Calibri"/>
          <w:b/>
          <w:bCs/>
          <w:i/>
          <w:iCs/>
          <w:sz w:val="22"/>
          <w:szCs w:val="22"/>
        </w:rPr>
        <w:br/>
      </w:r>
      <w:r>
        <w:rPr>
          <w:rStyle w:val="HTMLCite"/>
          <w:rFonts w:ascii="Calibri" w:hAnsi="Calibri" w:cs="Calibri"/>
          <w:b/>
          <w:bCs/>
          <w:sz w:val="22"/>
          <w:szCs w:val="22"/>
          <w:u w:val="single"/>
        </w:rPr>
        <w:t xml:space="preserve">Software Architects </w:t>
      </w:r>
      <w:r>
        <w:rPr>
          <w:rStyle w:val="HTMLCite"/>
          <w:rFonts w:ascii="Calibri" w:hAnsi="Calibri" w:cs="Calibri"/>
          <w:sz w:val="22"/>
          <w:szCs w:val="22"/>
        </w:rPr>
        <w:t>to start talking to the Developers about potential plans for the website. Ben told them to remember what documents we would need, wireframes, mood board, site map documents etc..</w:t>
      </w:r>
      <w:r>
        <w:rPr>
          <w:rFonts w:ascii="Calibri" w:hAnsi="Calibri" w:cs="Calibri"/>
          <w:i/>
          <w:iCs/>
          <w:sz w:val="22"/>
          <w:szCs w:val="22"/>
        </w:rPr>
        <w:br/>
      </w:r>
      <w:r>
        <w:rPr>
          <w:rFonts w:ascii="Calibri" w:hAnsi="Calibri" w:cs="Calibri"/>
          <w:i/>
          <w:iCs/>
          <w:sz w:val="22"/>
          <w:szCs w:val="22"/>
        </w:rPr>
        <w:br/>
      </w:r>
      <w:r>
        <w:rPr>
          <w:rStyle w:val="HTMLCite"/>
          <w:rFonts w:ascii="Calibri" w:hAnsi="Calibri" w:cs="Calibri"/>
          <w:b/>
          <w:bCs/>
          <w:sz w:val="22"/>
          <w:szCs w:val="22"/>
          <w:u w:val="single"/>
        </w:rPr>
        <w:t>Project Administrator &amp; Project Leader</w:t>
      </w:r>
      <w:r>
        <w:rPr>
          <w:rStyle w:val="HTMLCite"/>
          <w:rFonts w:ascii="Calibri" w:hAnsi="Calibri" w:cs="Calibri"/>
          <w:sz w:val="22"/>
          <w:szCs w:val="22"/>
        </w:rPr>
        <w:t xml:space="preserve"> to begin work on the report. Jared is going to work on the introduction. No due date has been set.</w:t>
      </w:r>
    </w:p>
    <w:p w14:paraId="4EF94157" w14:textId="77777777" w:rsidR="00E454B3" w:rsidRDefault="00E454B3" w:rsidP="00E454B3">
      <w:pPr>
        <w:pStyle w:val="NormalWeb"/>
        <w:spacing w:before="0" w:after="0"/>
        <w:rPr>
          <w:rStyle w:val="HTMLCite"/>
          <w:rFonts w:ascii="Calibri" w:hAnsi="Calibri" w:cs="Calibri"/>
          <w:sz w:val="22"/>
          <w:szCs w:val="22"/>
        </w:rPr>
      </w:pPr>
    </w:p>
    <w:p w14:paraId="6151705A" w14:textId="1D684AF4" w:rsidR="00E454B3" w:rsidRDefault="00E454B3" w:rsidP="00E454B3">
      <w:pPr>
        <w:rPr>
          <w:b/>
          <w:bCs/>
          <w:sz w:val="32"/>
          <w:szCs w:val="32"/>
          <w:u w:val="single"/>
        </w:rPr>
      </w:pPr>
      <w:r>
        <w:rPr>
          <w:b/>
          <w:bCs/>
          <w:sz w:val="32"/>
          <w:szCs w:val="32"/>
          <w:u w:val="single"/>
        </w:rPr>
        <w:t>Meeting 4</w:t>
      </w:r>
    </w:p>
    <w:p w14:paraId="039F9E87"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b/>
          <w:bCs/>
          <w:sz w:val="22"/>
          <w:szCs w:val="22"/>
        </w:rPr>
        <w:t>Who attended the meeting?</w:t>
      </w:r>
    </w:p>
    <w:p w14:paraId="1D9160A9"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35EF09" w14:textId="237B57C8" w:rsidR="00DC72FE" w:rsidRDefault="00DC72FE" w:rsidP="00DC72FE">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794C6A86" wp14:editId="7877B583">
            <wp:extent cx="5731510" cy="1090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14:paraId="49201C96"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F58B1E"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What have we identified to change with this website?</w:t>
      </w:r>
    </w:p>
    <w:p w14:paraId="39E6FBEE"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Navigation bar - Not all on one line and the drop down overlaps other pages.</w:t>
      </w:r>
    </w:p>
    <w:p w14:paraId="6D5BA104"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Hard to read text on the banner image</w:t>
      </w:r>
    </w:p>
    <w:p w14:paraId="6F3D0233"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Social media icons- a) can be moved, b) some of those links do not work.</w:t>
      </w:r>
    </w:p>
    <w:p w14:paraId="128A4029"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Responsiveness doesn’t exist.</w:t>
      </w:r>
    </w:p>
    <w:p w14:paraId="5CCC3272"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Footer is a mess - Move the contact info such as icons for social media to the footer.</w:t>
      </w:r>
    </w:p>
    <w:p w14:paraId="20B8192E"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Colour scheme, why do we have yellow on there.</w:t>
      </w:r>
    </w:p>
    <w:p w14:paraId="51AAC46A"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Jobs In Nottingham, big pages without content. Needs to be simplified.</w:t>
      </w:r>
    </w:p>
    <w:p w14:paraId="1F3DF405"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Does the form even work?</w:t>
      </w:r>
    </w:p>
    <w:p w14:paraId="26C731AB"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C93C65"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What are we going to this week?</w:t>
      </w:r>
    </w:p>
    <w:p w14:paraId="3D1ECF46"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Ensure that all of the resources are all setup. </w:t>
      </w:r>
    </w:p>
    <w:p w14:paraId="62028F70"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45A1D1"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 xml:space="preserve">Roles </w:t>
      </w:r>
    </w:p>
    <w:p w14:paraId="655D9881"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@Software Developers - WordPress has been nominated as the software to use. Other resources/software to be used down the line can be named later. They are to start development as of now. Communicate with each other to make sure that you decide on who designs what page is vital.</w:t>
      </w:r>
    </w:p>
    <w:p w14:paraId="52B074F0"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83007D"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@Software Architects. - We all worked on the list of what's wrong with the website. Hamza to start the diagrams required.</w:t>
      </w:r>
    </w:p>
    <w:p w14:paraId="7AB6AB6D"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DB63A4"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@Project Administrators - Jared to send me the document thus far (report). </w:t>
      </w:r>
    </w:p>
    <w:p w14:paraId="178A6BEA"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5AA19D"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What do we need to tell Zoheir?</w:t>
      </w:r>
    </w:p>
    <w:p w14:paraId="13F6C0F4"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Attendance Report - Nothing has changed, still regular content from the seven people.</w:t>
      </w:r>
    </w:p>
    <w:p w14:paraId="7C551DF7"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br/>
        <w:t>Project Leader (Ben)  needs to organise a more fixed time for a meeting each week to try and accommodate for as many people as possible.</w:t>
      </w:r>
    </w:p>
    <w:p w14:paraId="686B77F3"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E5A2C7"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diagrams have begun production, starting with the wireframes, but not enough to show yet as it is very basic. The Gantt Chart has been corrected, instead of doing use case diagrams which are inapplicable, we are doing wireframes, site map and mood board. </w:t>
      </w:r>
    </w:p>
    <w:p w14:paraId="6DA2B602"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2D6589" w14:textId="77777777" w:rsidR="00DC72FE" w:rsidRDefault="00DC72FE" w:rsidP="00DC72F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 been a big week for production as all the resources have been setup, we anticipate this will not be a big project. Other modules have been of major notice as coming up are the deadlines for modules such as Software Engineering for some students. </w:t>
      </w:r>
    </w:p>
    <w:p w14:paraId="357B9D47" w14:textId="77777777" w:rsidR="00A56B4A" w:rsidRDefault="00A56B4A" w:rsidP="00A56B4A">
      <w:pPr>
        <w:rPr>
          <w:b/>
          <w:bCs/>
          <w:sz w:val="32"/>
          <w:szCs w:val="32"/>
          <w:u w:val="single"/>
        </w:rPr>
      </w:pPr>
    </w:p>
    <w:p w14:paraId="1A05C261" w14:textId="0ACDD464" w:rsidR="00E454B3" w:rsidRDefault="00A56B4A" w:rsidP="00E454B3">
      <w:pPr>
        <w:rPr>
          <w:b/>
          <w:bCs/>
          <w:sz w:val="32"/>
          <w:szCs w:val="32"/>
          <w:u w:val="single"/>
        </w:rPr>
      </w:pPr>
      <w:r>
        <w:rPr>
          <w:b/>
          <w:bCs/>
          <w:sz w:val="32"/>
          <w:szCs w:val="32"/>
          <w:u w:val="single"/>
        </w:rPr>
        <w:t>Meeting 5</w:t>
      </w:r>
    </w:p>
    <w:p w14:paraId="74816E40" w14:textId="77777777" w:rsidR="00A56B4A" w:rsidRDefault="00A56B4A" w:rsidP="00A56B4A">
      <w:pPr>
        <w:pStyle w:val="NormalWeb"/>
        <w:spacing w:before="0" w:beforeAutospacing="0" w:after="0" w:afterAutospacing="0"/>
        <w:rPr>
          <w:rFonts w:ascii="gg sans" w:hAnsi="gg sans" w:cs="Calibri"/>
        </w:rPr>
      </w:pPr>
      <w:r>
        <w:rPr>
          <w:rFonts w:ascii="gg sans" w:hAnsi="gg sans" w:cs="Calibri"/>
          <w:u w:val="single"/>
        </w:rPr>
        <w:t>Goals for Monday 6th March</w:t>
      </w:r>
    </w:p>
    <w:p w14:paraId="246F849D" w14:textId="77777777" w:rsidR="00A56B4A" w:rsidRDefault="00A56B4A" w:rsidP="00A56B4A">
      <w:pPr>
        <w:pStyle w:val="NormalWeb"/>
        <w:spacing w:before="0" w:beforeAutospacing="0" w:after="0" w:afterAutospacing="0"/>
        <w:rPr>
          <w:rFonts w:ascii="gg sans" w:hAnsi="gg sans" w:cs="Calibri"/>
        </w:rPr>
      </w:pPr>
      <w:r>
        <w:rPr>
          <w:rFonts w:ascii="gg sans" w:hAnsi="gg sans" w:cs="Calibri"/>
          <w:b/>
          <w:bCs/>
        </w:rPr>
        <w:t>Reminder from Last Meeting- What is required by our self-set deadline?</w:t>
      </w:r>
    </w:p>
    <w:p w14:paraId="653F3C25" w14:textId="77777777" w:rsidR="00A56B4A" w:rsidRDefault="00A56B4A" w:rsidP="00A56B4A">
      <w:pPr>
        <w:pStyle w:val="NormalWeb"/>
        <w:spacing w:before="0" w:beforeAutospacing="0" w:after="0" w:afterAutospacing="0"/>
        <w:rPr>
          <w:rFonts w:ascii="Calibri" w:hAnsi="Calibri" w:cs="Calibri"/>
          <w:sz w:val="22"/>
          <w:szCs w:val="22"/>
        </w:rPr>
      </w:pPr>
      <w:r>
        <w:rPr>
          <w:rFonts w:ascii="gg sans" w:hAnsi="gg sans" w:cs="Calibri"/>
        </w:rPr>
        <w:t>Software Developer</w:t>
      </w:r>
      <w:r>
        <w:rPr>
          <w:rFonts w:ascii="Calibri" w:hAnsi="Calibri" w:cs="Calibri"/>
          <w:sz w:val="22"/>
          <w:szCs w:val="22"/>
        </w:rPr>
        <w:t xml:space="preserve"> Complete the home page with the amendments we discussed in Meeting 4, mainly for the navigation bar. See </w:t>
      </w:r>
      <w:r>
        <w:rPr>
          <w:rFonts w:ascii="inherit" w:hAnsi="inherit" w:cs="Calibri"/>
        </w:rPr>
        <w:t>minutes</w:t>
      </w:r>
      <w:r>
        <w:rPr>
          <w:rFonts w:ascii="Calibri" w:hAnsi="Calibri" w:cs="Calibri"/>
          <w:sz w:val="22"/>
          <w:szCs w:val="22"/>
        </w:rPr>
        <w:t xml:space="preserve"> if you need help with what was previously discussed. </w:t>
      </w:r>
    </w:p>
    <w:p w14:paraId="45F351B9" w14:textId="12154E54" w:rsidR="00A56B4A" w:rsidRDefault="00A56B4A" w:rsidP="00A56B4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7A5D68E8" wp14:editId="509C2A73">
            <wp:extent cx="5731510" cy="175768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a:ln>
                      <a:noFill/>
                    </a:ln>
                  </pic:spPr>
                </pic:pic>
              </a:graphicData>
            </a:graphic>
          </wp:inline>
        </w:drawing>
      </w:r>
    </w:p>
    <w:p w14:paraId="229310D5"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F9810F"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D919CE"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b/>
          <w:bCs/>
          <w:sz w:val="22"/>
          <w:szCs w:val="22"/>
        </w:rPr>
        <w:t>Software Architect</w:t>
      </w:r>
      <w:r>
        <w:rPr>
          <w:rFonts w:ascii="Calibri" w:hAnsi="Calibri" w:cs="Calibri"/>
          <w:sz w:val="22"/>
          <w:szCs w:val="22"/>
        </w:rPr>
        <w:t xml:space="preserve">-  Complete the necessary 'prototype' with the wireframes, please speak to @Software Developer to ensure the designs match with the website you want them to create. </w:t>
      </w:r>
    </w:p>
    <w:p w14:paraId="57BFC954"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9B7F04"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b/>
          <w:bCs/>
          <w:sz w:val="22"/>
          <w:szCs w:val="22"/>
        </w:rPr>
        <w:t>Project Administrator</w:t>
      </w:r>
      <w:r>
        <w:rPr>
          <w:rFonts w:ascii="Calibri" w:hAnsi="Calibri" w:cs="Calibri"/>
          <w:sz w:val="22"/>
          <w:szCs w:val="22"/>
        </w:rPr>
        <w:t xml:space="preserve"> - Please join the meeting tomorrow and I'll try and make up a plan for us. May just be more of the report, but I'll try and finalise a plan. </w:t>
      </w:r>
    </w:p>
    <w:p w14:paraId="2F64C50C"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E83C4B"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b/>
          <w:bCs/>
          <w:sz w:val="22"/>
          <w:szCs w:val="22"/>
        </w:rPr>
        <w:t>Software Developers</w:t>
      </w:r>
      <w:r>
        <w:rPr>
          <w:rFonts w:ascii="Calibri" w:hAnsi="Calibri" w:cs="Calibri"/>
          <w:sz w:val="22"/>
          <w:szCs w:val="22"/>
        </w:rPr>
        <w:t xml:space="preserve"> are communicating well with the repository and are looking likely towards the deadline. They are to adhere to the created wireframes which are below. They have all agreed to stick to the wireframes, created by the Software Architects role. </w:t>
      </w:r>
    </w:p>
    <w:p w14:paraId="335DE868"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A9AB7C" w14:textId="6C9A3686" w:rsidR="00A56B4A" w:rsidRDefault="00A56B4A" w:rsidP="00A56B4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6C8E78B3" wp14:editId="434FEF40">
            <wp:extent cx="5731510" cy="1253490"/>
            <wp:effectExtent l="0" t="0" r="254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53490"/>
                    </a:xfrm>
                    <a:prstGeom prst="rect">
                      <a:avLst/>
                    </a:prstGeom>
                    <a:noFill/>
                    <a:ln>
                      <a:noFill/>
                    </a:ln>
                  </pic:spPr>
                </pic:pic>
              </a:graphicData>
            </a:graphic>
          </wp:inline>
        </w:drawing>
      </w:r>
    </w:p>
    <w:p w14:paraId="6C247562"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8196D"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What has been done?</w:t>
      </w:r>
      <w:r>
        <w:rPr>
          <w:rFonts w:ascii="Calibri" w:hAnsi="Calibri" w:cs="Calibri"/>
          <w:sz w:val="22"/>
          <w:szCs w:val="22"/>
        </w:rPr>
        <w:br/>
      </w:r>
      <w:r>
        <w:rPr>
          <w:rFonts w:ascii="Calibri" w:hAnsi="Calibri" w:cs="Calibri"/>
          <w:sz w:val="22"/>
          <w:szCs w:val="22"/>
        </w:rPr>
        <w:br/>
        <w:t xml:space="preserve">@Software Developers - To showcase what they have or to send me pictures. </w:t>
      </w:r>
      <w:r>
        <w:rPr>
          <w:rFonts w:ascii="Calibri" w:hAnsi="Calibri" w:cs="Calibri"/>
          <w:sz w:val="22"/>
          <w:szCs w:val="22"/>
        </w:rPr>
        <w:br/>
        <w:t>@Software Architects, some diagrams have been completed.</w:t>
      </w:r>
    </w:p>
    <w:p w14:paraId="2AB448EF" w14:textId="611C4545" w:rsidR="00A56B4A" w:rsidRDefault="00A56B4A" w:rsidP="00A56B4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30B964F0" wp14:editId="0B65F2B2">
            <wp:extent cx="5731510" cy="282321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615EC699"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F5CA41"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5CDDF3" w14:textId="5D9E46E0" w:rsidR="00A56B4A" w:rsidRDefault="00A56B4A" w:rsidP="00A56B4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5362130B" wp14:editId="138E8558">
            <wp:extent cx="4572000" cy="53244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5324475"/>
                    </a:xfrm>
                    <a:prstGeom prst="rect">
                      <a:avLst/>
                    </a:prstGeom>
                    <a:noFill/>
                    <a:ln>
                      <a:noFill/>
                    </a:ln>
                  </pic:spPr>
                </pic:pic>
              </a:graphicData>
            </a:graphic>
          </wp:inline>
        </w:drawing>
      </w:r>
    </w:p>
    <w:p w14:paraId="58BBB846" w14:textId="77777777" w:rsidR="00A56B4A" w:rsidRDefault="00A56B4A" w:rsidP="00A56B4A">
      <w:pPr>
        <w:pStyle w:val="NormalWeb"/>
        <w:spacing w:before="0" w:beforeAutospacing="0" w:after="0" w:afterAutospacing="0"/>
        <w:rPr>
          <w:rFonts w:ascii="Calibri" w:hAnsi="Calibri" w:cs="Calibri"/>
          <w:sz w:val="22"/>
          <w:szCs w:val="22"/>
        </w:rPr>
      </w:pPr>
      <w:r>
        <w:rPr>
          <w:rFonts w:ascii="Calibri" w:hAnsi="Calibri" w:cs="Calibri"/>
          <w:sz w:val="22"/>
          <w:szCs w:val="22"/>
        </w:rPr>
        <w:t>Hamza still to complete their diagrams, should be completed by Monday.</w:t>
      </w:r>
    </w:p>
    <w:p w14:paraId="23B1B510" w14:textId="77777777" w:rsidR="00DD0114" w:rsidRDefault="00DD0114" w:rsidP="00A56B4A">
      <w:pPr>
        <w:pStyle w:val="NormalWeb"/>
        <w:spacing w:before="0" w:beforeAutospacing="0" w:after="0" w:afterAutospacing="0"/>
        <w:rPr>
          <w:rFonts w:ascii="Calibri" w:hAnsi="Calibri" w:cs="Calibri"/>
          <w:sz w:val="22"/>
          <w:szCs w:val="22"/>
        </w:rPr>
      </w:pPr>
    </w:p>
    <w:p w14:paraId="2B8CDD92" w14:textId="1A0ECED5" w:rsidR="00DD0114" w:rsidRDefault="00DD0114" w:rsidP="00DD0114">
      <w:pPr>
        <w:rPr>
          <w:b/>
          <w:bCs/>
          <w:sz w:val="32"/>
          <w:szCs w:val="32"/>
          <w:u w:val="single"/>
        </w:rPr>
      </w:pPr>
      <w:r>
        <w:rPr>
          <w:b/>
          <w:bCs/>
          <w:sz w:val="32"/>
          <w:szCs w:val="32"/>
          <w:u w:val="single"/>
        </w:rPr>
        <w:t>Meeting 6</w:t>
      </w:r>
    </w:p>
    <w:p w14:paraId="72D68A84" w14:textId="77777777" w:rsidR="00DD0114" w:rsidRDefault="00DD0114" w:rsidP="00A56B4A">
      <w:pPr>
        <w:pStyle w:val="NormalWeb"/>
        <w:spacing w:before="0" w:beforeAutospacing="0" w:after="0" w:afterAutospacing="0"/>
        <w:rPr>
          <w:rFonts w:ascii="Calibri" w:hAnsi="Calibri" w:cs="Calibri"/>
          <w:sz w:val="22"/>
          <w:szCs w:val="22"/>
        </w:rPr>
      </w:pPr>
    </w:p>
    <w:p w14:paraId="70621F3B" w14:textId="77777777" w:rsidR="00A56B4A" w:rsidRPr="00E454B3" w:rsidRDefault="00A56B4A" w:rsidP="00E454B3">
      <w:pPr>
        <w:rPr>
          <w:b/>
          <w:bCs/>
          <w:sz w:val="32"/>
          <w:szCs w:val="32"/>
          <w:u w:val="single"/>
        </w:rPr>
      </w:pPr>
    </w:p>
    <w:p w14:paraId="0127CA9F" w14:textId="221AB179"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noProof/>
          <w:lang w:eastAsia="en-GB"/>
        </w:rPr>
        <w:drawing>
          <wp:inline distT="0" distB="0" distL="0" distR="0" wp14:anchorId="4934943D" wp14:editId="78A30C45">
            <wp:extent cx="5731510" cy="1479550"/>
            <wp:effectExtent l="0" t="0" r="2540" b="6350"/>
            <wp:docPr id="10"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6E94DCCC"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 </w:t>
      </w:r>
    </w:p>
    <w:p w14:paraId="5FE7704D"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 </w:t>
      </w:r>
    </w:p>
    <w:p w14:paraId="4CCC1875" w14:textId="6F141202"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b/>
          <w:bCs/>
          <w:lang w:eastAsia="en-GB"/>
        </w:rPr>
        <w:t>PPM Midpoint Meeting happened</w:t>
      </w:r>
      <w:r>
        <w:rPr>
          <w:rFonts w:ascii="Calibri" w:eastAsia="Times New Roman" w:hAnsi="Calibri" w:cs="Calibri"/>
          <w:b/>
          <w:bCs/>
          <w:lang w:eastAsia="en-GB"/>
        </w:rPr>
        <w:t>.</w:t>
      </w:r>
    </w:p>
    <w:p w14:paraId="4CD31C37" w14:textId="77777777" w:rsidR="00DD0114" w:rsidRPr="00DD0114" w:rsidRDefault="00DD0114" w:rsidP="00DD0114">
      <w:pPr>
        <w:numPr>
          <w:ilvl w:val="0"/>
          <w:numId w:val="23"/>
        </w:numPr>
        <w:spacing w:after="0" w:line="240" w:lineRule="auto"/>
        <w:textAlignment w:val="center"/>
        <w:rPr>
          <w:rFonts w:ascii="Calibri" w:eastAsia="Times New Roman" w:hAnsi="Calibri" w:cs="Calibri"/>
          <w:lang w:eastAsia="en-GB"/>
        </w:rPr>
      </w:pPr>
      <w:r w:rsidRPr="00DD0114">
        <w:rPr>
          <w:rFonts w:ascii="Calibri" w:eastAsia="Times New Roman" w:hAnsi="Calibri" w:cs="Calibri"/>
          <w:lang w:eastAsia="en-GB"/>
        </w:rPr>
        <w:t xml:space="preserve">Good feedback was provided and an idea was suggested on how to get around the permission problem the group has been having (@Software Developers) </w:t>
      </w:r>
    </w:p>
    <w:p w14:paraId="59EE5068" w14:textId="77777777" w:rsidR="00DD0114" w:rsidRPr="00DD0114" w:rsidRDefault="00DD0114" w:rsidP="00DD0114">
      <w:pPr>
        <w:numPr>
          <w:ilvl w:val="0"/>
          <w:numId w:val="23"/>
        </w:numPr>
        <w:spacing w:after="0" w:line="240" w:lineRule="auto"/>
        <w:textAlignment w:val="center"/>
        <w:rPr>
          <w:rFonts w:ascii="Calibri" w:eastAsia="Times New Roman" w:hAnsi="Calibri" w:cs="Calibri"/>
          <w:lang w:eastAsia="en-GB"/>
        </w:rPr>
      </w:pPr>
      <w:r w:rsidRPr="00DD0114">
        <w:rPr>
          <w:rFonts w:ascii="Calibri" w:eastAsia="Times New Roman" w:hAnsi="Calibri" w:cs="Calibri"/>
          <w:lang w:eastAsia="en-GB"/>
        </w:rPr>
        <w:t xml:space="preserve">Idea has been suggested by Dammy Ademola (DA). To help make progress whilst we have the uncertainty of the permissions issue still persisting, @Software Developers to listen to each other and listen to Dammy's idea. </w:t>
      </w:r>
    </w:p>
    <w:p w14:paraId="268F8B3C" w14:textId="77777777" w:rsidR="00DD0114" w:rsidRPr="00DD0114" w:rsidRDefault="00DD0114" w:rsidP="00DD0114">
      <w:pPr>
        <w:numPr>
          <w:ilvl w:val="0"/>
          <w:numId w:val="23"/>
        </w:numPr>
        <w:spacing w:after="0" w:line="240" w:lineRule="auto"/>
        <w:textAlignment w:val="center"/>
        <w:rPr>
          <w:rFonts w:ascii="Calibri" w:eastAsia="Times New Roman" w:hAnsi="Calibri" w:cs="Calibri"/>
          <w:lang w:eastAsia="en-GB"/>
        </w:rPr>
      </w:pPr>
      <w:r w:rsidRPr="00DD0114">
        <w:rPr>
          <w:rFonts w:ascii="Calibri" w:eastAsia="Times New Roman" w:hAnsi="Calibri" w:cs="Calibri"/>
          <w:lang w:eastAsia="en-GB"/>
        </w:rPr>
        <w:t xml:space="preserve">Project Administrator to carry on report for now, no new updates but progress is and still should be continued. </w:t>
      </w:r>
    </w:p>
    <w:p w14:paraId="6BDD5463" w14:textId="77777777" w:rsidR="00DD0114" w:rsidRPr="00DD0114" w:rsidRDefault="00DD0114" w:rsidP="00DD0114">
      <w:pPr>
        <w:numPr>
          <w:ilvl w:val="0"/>
          <w:numId w:val="23"/>
        </w:numPr>
        <w:spacing w:after="0" w:line="240" w:lineRule="auto"/>
        <w:textAlignment w:val="center"/>
        <w:rPr>
          <w:rFonts w:ascii="Calibri" w:eastAsia="Times New Roman" w:hAnsi="Calibri" w:cs="Calibri"/>
          <w:lang w:eastAsia="en-GB"/>
        </w:rPr>
      </w:pPr>
      <w:r w:rsidRPr="00DD0114">
        <w:rPr>
          <w:rFonts w:ascii="Calibri" w:eastAsia="Times New Roman" w:hAnsi="Calibri" w:cs="Calibri"/>
          <w:lang w:eastAsia="en-GB"/>
        </w:rPr>
        <w:t>Diagrams have now been fully completed, bar one. (@Software Architects) - Mood board to be completed as soon as the website has neared its full completion to help provide an accurate representation for the project.</w:t>
      </w:r>
    </w:p>
    <w:p w14:paraId="24FB40C5" w14:textId="77777777" w:rsidR="00DD0114" w:rsidRPr="00DD0114" w:rsidRDefault="00DD0114" w:rsidP="00DD0114">
      <w:pPr>
        <w:spacing w:after="0" w:line="240" w:lineRule="auto"/>
        <w:ind w:left="540"/>
        <w:rPr>
          <w:rFonts w:ascii="Calibri" w:eastAsia="Times New Roman" w:hAnsi="Calibri" w:cs="Calibri"/>
          <w:lang w:eastAsia="en-GB"/>
        </w:rPr>
      </w:pPr>
      <w:r w:rsidRPr="00DD0114">
        <w:rPr>
          <w:rFonts w:ascii="Calibri" w:eastAsia="Times New Roman" w:hAnsi="Calibri" w:cs="Calibri"/>
          <w:lang w:eastAsia="en-GB"/>
        </w:rPr>
        <w:t> </w:t>
      </w:r>
    </w:p>
    <w:p w14:paraId="55F08122"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Plan for the next week ahead:</w:t>
      </w:r>
    </w:p>
    <w:p w14:paraId="0696DEB4"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 </w:t>
      </w:r>
    </w:p>
    <w:p w14:paraId="64EA61B3"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More progress on everything, no distinct targets in all honesty.</w:t>
      </w:r>
    </w:p>
    <w:p w14:paraId="0EB306B8"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 </w:t>
      </w:r>
    </w:p>
    <w:p w14:paraId="05156989" w14:textId="77777777" w:rsidR="00DD0114" w:rsidRPr="00DD0114" w:rsidRDefault="00DD0114" w:rsidP="00DD0114">
      <w:pPr>
        <w:spacing w:after="0" w:line="240" w:lineRule="auto"/>
        <w:rPr>
          <w:rFonts w:ascii="Calibri" w:eastAsia="Times New Roman" w:hAnsi="Calibri" w:cs="Calibri"/>
          <w:lang w:eastAsia="en-GB"/>
        </w:rPr>
      </w:pPr>
      <w:r w:rsidRPr="00DD0114">
        <w:rPr>
          <w:rFonts w:ascii="Calibri" w:eastAsia="Times New Roman" w:hAnsi="Calibri" w:cs="Calibri"/>
          <w:lang w:eastAsia="en-GB"/>
        </w:rPr>
        <w:t xml:space="preserve">4/8 attended meeting, see image above. </w:t>
      </w:r>
    </w:p>
    <w:p w14:paraId="527DB4DA" w14:textId="1A02FA6B" w:rsidR="00E454B3" w:rsidRDefault="00E454B3" w:rsidP="00E454B3">
      <w:pPr>
        <w:pStyle w:val="NormalWeb"/>
        <w:spacing w:before="0" w:after="0"/>
        <w:rPr>
          <w:rFonts w:ascii="Calibri" w:hAnsi="Calibri" w:cs="Calibri"/>
          <w:sz w:val="22"/>
          <w:szCs w:val="22"/>
        </w:rPr>
      </w:pPr>
    </w:p>
    <w:p w14:paraId="08A9C185" w14:textId="14C5B063" w:rsidR="00DD0114" w:rsidRDefault="00DD0114" w:rsidP="00DD0114">
      <w:pPr>
        <w:rPr>
          <w:b/>
          <w:bCs/>
          <w:sz w:val="32"/>
          <w:szCs w:val="32"/>
          <w:u w:val="single"/>
        </w:rPr>
      </w:pPr>
      <w:r>
        <w:rPr>
          <w:b/>
          <w:bCs/>
          <w:sz w:val="32"/>
          <w:szCs w:val="32"/>
          <w:u w:val="single"/>
        </w:rPr>
        <w:t>Meeting 7</w:t>
      </w:r>
    </w:p>
    <w:p w14:paraId="5D25A7F8" w14:textId="77777777" w:rsidR="00DD0114" w:rsidRDefault="00DD0114" w:rsidP="00E454B3">
      <w:pPr>
        <w:pStyle w:val="NormalWeb"/>
        <w:spacing w:before="0" w:after="0"/>
        <w:rPr>
          <w:rFonts w:ascii="Calibri" w:hAnsi="Calibri" w:cs="Calibri"/>
          <w:sz w:val="22"/>
          <w:szCs w:val="22"/>
        </w:rPr>
      </w:pPr>
    </w:p>
    <w:p w14:paraId="77B2A81B" w14:textId="3402BDB4" w:rsidR="00DD0114" w:rsidRDefault="00DD0114" w:rsidP="00DD011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b/>
          <w:bCs/>
          <w:noProof/>
          <w:sz w:val="32"/>
          <w:szCs w:val="32"/>
          <w:u w:val="single"/>
          <w:lang w:eastAsia="en-US"/>
        </w:rPr>
        <w:drawing>
          <wp:inline distT="0" distB="0" distL="0" distR="0" wp14:anchorId="1E9FE8CC" wp14:editId="6C69DAFB">
            <wp:extent cx="5731510" cy="1673225"/>
            <wp:effectExtent l="0" t="0" r="2540" b="317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1BE81763"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Talk to Bridges Community Trust with a home page created to show them. The feedback obtained will help scape the rest of the pages. @Software Developers</w:t>
      </w:r>
    </w:p>
    <w:p w14:paraId="31D5E2F1"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 diagrams have been completed except the Mood board but Ben is happy with that and a solution has been agreed. </w:t>
      </w:r>
    </w:p>
    <w:p w14:paraId="7570174E"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3B10C8"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@Software Developers to continue working on the website. By Monday, a working homepage should be completed so I can send the design to the developers to ensure an agreed design for both parties. </w:t>
      </w:r>
    </w:p>
    <w:p w14:paraId="3CFFB5D4"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EF5271"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@Software Developers, one of the members to work on the training documents. </w:t>
      </w:r>
    </w:p>
    <w:p w14:paraId="503A9D61"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B47464"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@Software Architects to work with @Project Administrators on the development of the report. </w:t>
      </w:r>
    </w:p>
    <w:p w14:paraId="6CE21E94" w14:textId="77777777" w:rsidR="00DD0114" w:rsidRDefault="00DD0114" w:rsidP="00DD01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A20D65" w14:textId="554BB95B" w:rsidR="00E454B3" w:rsidRDefault="00DD0114" w:rsidP="00213CE5">
      <w:pPr>
        <w:rPr>
          <w:b/>
          <w:bCs/>
          <w:sz w:val="32"/>
          <w:szCs w:val="32"/>
          <w:u w:val="single"/>
        </w:rPr>
      </w:pPr>
      <w:r>
        <w:rPr>
          <w:b/>
          <w:bCs/>
          <w:sz w:val="32"/>
          <w:szCs w:val="32"/>
          <w:u w:val="single"/>
        </w:rPr>
        <w:t>Attendance Tracker</w:t>
      </w:r>
    </w:p>
    <w:p w14:paraId="67E5A8AE" w14:textId="2BCAEC56" w:rsidR="70A6FBD2" w:rsidRPr="00A86059" w:rsidRDefault="00C0094C" w:rsidP="5777E801">
      <w:pPr>
        <w:rPr>
          <w:b/>
          <w:sz w:val="32"/>
          <w:szCs w:val="32"/>
          <w:u w:val="single"/>
        </w:rPr>
      </w:pPr>
      <w:r w:rsidRPr="00C0094C">
        <w:rPr>
          <w:b/>
          <w:bCs/>
          <w:noProof/>
          <w:sz w:val="32"/>
          <w:szCs w:val="32"/>
        </w:rPr>
        <w:drawing>
          <wp:inline distT="0" distB="0" distL="0" distR="0" wp14:anchorId="1AE6099B" wp14:editId="23919C50">
            <wp:extent cx="5731510" cy="4191000"/>
            <wp:effectExtent l="38100" t="38100" r="116840" b="11430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35"/>
                    <a:srcRect b="2798"/>
                    <a:stretch/>
                  </pic:blipFill>
                  <pic:spPr bwMode="auto">
                    <a:xfrm>
                      <a:off x="0" y="0"/>
                      <a:ext cx="5731510" cy="4191000"/>
                    </a:xfrm>
                    <a:prstGeom prst="rect">
                      <a:avLst/>
                    </a:prstGeom>
                    <a:ln w="12700"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sectPr w:rsidR="70A6FBD2" w:rsidRPr="00A86059" w:rsidSect="00D54AE6">
      <w:headerReference w:type="default" r:id="rId36"/>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2A504" w14:textId="77777777" w:rsidR="000B40CB" w:rsidRDefault="000B40CB" w:rsidP="001C1F7B">
      <w:pPr>
        <w:spacing w:after="0" w:line="240" w:lineRule="auto"/>
      </w:pPr>
      <w:r>
        <w:separator/>
      </w:r>
    </w:p>
  </w:endnote>
  <w:endnote w:type="continuationSeparator" w:id="0">
    <w:p w14:paraId="5FCB0BD7" w14:textId="77777777" w:rsidR="000B40CB" w:rsidRDefault="000B40CB" w:rsidP="001C1F7B">
      <w:pPr>
        <w:spacing w:after="0" w:line="240" w:lineRule="auto"/>
      </w:pPr>
      <w:r>
        <w:continuationSeparator/>
      </w:r>
    </w:p>
  </w:endnote>
  <w:endnote w:type="continuationNotice" w:id="1">
    <w:p w14:paraId="7FEE2B12" w14:textId="77777777" w:rsidR="000B40CB" w:rsidRDefault="000B40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gg sa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704291"/>
      <w:docPartObj>
        <w:docPartGallery w:val="Page Numbers (Bottom of Page)"/>
        <w:docPartUnique/>
      </w:docPartObj>
    </w:sdtPr>
    <w:sdtEndPr>
      <w:rPr>
        <w:noProof/>
      </w:rPr>
    </w:sdtEndPr>
    <w:sdtContent>
      <w:p w14:paraId="7AD920A8" w14:textId="43660C6C" w:rsidR="00C843A1" w:rsidRDefault="00C843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7952DF" w14:textId="77777777" w:rsidR="00C843A1" w:rsidRDefault="00C84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11B36" w14:textId="77777777" w:rsidR="000B40CB" w:rsidRDefault="000B40CB" w:rsidP="001C1F7B">
      <w:pPr>
        <w:spacing w:after="0" w:line="240" w:lineRule="auto"/>
      </w:pPr>
      <w:r>
        <w:separator/>
      </w:r>
    </w:p>
  </w:footnote>
  <w:footnote w:type="continuationSeparator" w:id="0">
    <w:p w14:paraId="7751F5F6" w14:textId="77777777" w:rsidR="000B40CB" w:rsidRDefault="000B40CB" w:rsidP="001C1F7B">
      <w:pPr>
        <w:spacing w:after="0" w:line="240" w:lineRule="auto"/>
      </w:pPr>
      <w:r>
        <w:continuationSeparator/>
      </w:r>
    </w:p>
  </w:footnote>
  <w:footnote w:type="continuationNotice" w:id="1">
    <w:p w14:paraId="5EC41EBC" w14:textId="77777777" w:rsidR="000B40CB" w:rsidRDefault="000B40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A9A6" w14:textId="64EF2930" w:rsidR="001C1F7B" w:rsidRDefault="001C1F7B">
    <w:pPr>
      <w:pStyle w:val="Header"/>
    </w:pPr>
    <w:r>
      <w:t>ISYS</w:t>
    </w:r>
    <w:r w:rsidR="00D54AE6">
      <w:t>20182 – Practical Project Management &amp; Professional Development</w:t>
    </w:r>
  </w:p>
  <w:p w14:paraId="460C046F" w14:textId="77777777" w:rsidR="00D54AE6" w:rsidRDefault="00D54A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B998" w14:textId="77777777" w:rsidR="00D54AE6" w:rsidRDefault="00D54AE6" w:rsidP="00D54AE6">
    <w:pPr>
      <w:pStyle w:val="Header"/>
    </w:pPr>
    <w:r>
      <w:t>ISYS20182 – Practical Project Management &amp; Professional Development</w:t>
    </w:r>
  </w:p>
  <w:p w14:paraId="087860F6" w14:textId="77777777" w:rsidR="00D54AE6" w:rsidRDefault="00D54A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4390"/>
    <w:multiLevelType w:val="hybridMultilevel"/>
    <w:tmpl w:val="6B54D1D6"/>
    <w:lvl w:ilvl="0" w:tplc="A500922C">
      <w:start w:val="1"/>
      <w:numFmt w:val="bullet"/>
      <w:lvlText w:val="·"/>
      <w:lvlJc w:val="left"/>
      <w:pPr>
        <w:ind w:left="720" w:hanging="360"/>
      </w:pPr>
      <w:rPr>
        <w:rFonts w:ascii="Symbol" w:hAnsi="Symbol" w:hint="default"/>
      </w:rPr>
    </w:lvl>
    <w:lvl w:ilvl="1" w:tplc="16A4195E">
      <w:start w:val="1"/>
      <w:numFmt w:val="bullet"/>
      <w:lvlText w:val="o"/>
      <w:lvlJc w:val="left"/>
      <w:pPr>
        <w:ind w:left="1440" w:hanging="360"/>
      </w:pPr>
      <w:rPr>
        <w:rFonts w:ascii="Courier New" w:hAnsi="Courier New" w:hint="default"/>
      </w:rPr>
    </w:lvl>
    <w:lvl w:ilvl="2" w:tplc="8620080C">
      <w:start w:val="1"/>
      <w:numFmt w:val="bullet"/>
      <w:lvlText w:val=""/>
      <w:lvlJc w:val="left"/>
      <w:pPr>
        <w:ind w:left="2160" w:hanging="360"/>
      </w:pPr>
      <w:rPr>
        <w:rFonts w:ascii="Wingdings" w:hAnsi="Wingdings" w:hint="default"/>
      </w:rPr>
    </w:lvl>
    <w:lvl w:ilvl="3" w:tplc="0B4E1526">
      <w:start w:val="1"/>
      <w:numFmt w:val="bullet"/>
      <w:lvlText w:val=""/>
      <w:lvlJc w:val="left"/>
      <w:pPr>
        <w:ind w:left="2880" w:hanging="360"/>
      </w:pPr>
      <w:rPr>
        <w:rFonts w:ascii="Symbol" w:hAnsi="Symbol" w:hint="default"/>
      </w:rPr>
    </w:lvl>
    <w:lvl w:ilvl="4" w:tplc="BF001530">
      <w:start w:val="1"/>
      <w:numFmt w:val="bullet"/>
      <w:lvlText w:val="o"/>
      <w:lvlJc w:val="left"/>
      <w:pPr>
        <w:ind w:left="3600" w:hanging="360"/>
      </w:pPr>
      <w:rPr>
        <w:rFonts w:ascii="Courier New" w:hAnsi="Courier New" w:hint="default"/>
      </w:rPr>
    </w:lvl>
    <w:lvl w:ilvl="5" w:tplc="578CF08A">
      <w:start w:val="1"/>
      <w:numFmt w:val="bullet"/>
      <w:lvlText w:val=""/>
      <w:lvlJc w:val="left"/>
      <w:pPr>
        <w:ind w:left="4320" w:hanging="360"/>
      </w:pPr>
      <w:rPr>
        <w:rFonts w:ascii="Wingdings" w:hAnsi="Wingdings" w:hint="default"/>
      </w:rPr>
    </w:lvl>
    <w:lvl w:ilvl="6" w:tplc="8B165D78">
      <w:start w:val="1"/>
      <w:numFmt w:val="bullet"/>
      <w:lvlText w:val=""/>
      <w:lvlJc w:val="left"/>
      <w:pPr>
        <w:ind w:left="5040" w:hanging="360"/>
      </w:pPr>
      <w:rPr>
        <w:rFonts w:ascii="Symbol" w:hAnsi="Symbol" w:hint="default"/>
      </w:rPr>
    </w:lvl>
    <w:lvl w:ilvl="7" w:tplc="1EA04704">
      <w:start w:val="1"/>
      <w:numFmt w:val="bullet"/>
      <w:lvlText w:val="o"/>
      <w:lvlJc w:val="left"/>
      <w:pPr>
        <w:ind w:left="5760" w:hanging="360"/>
      </w:pPr>
      <w:rPr>
        <w:rFonts w:ascii="Courier New" w:hAnsi="Courier New" w:hint="default"/>
      </w:rPr>
    </w:lvl>
    <w:lvl w:ilvl="8" w:tplc="B0A2BB9C">
      <w:start w:val="1"/>
      <w:numFmt w:val="bullet"/>
      <w:lvlText w:val=""/>
      <w:lvlJc w:val="left"/>
      <w:pPr>
        <w:ind w:left="6480" w:hanging="360"/>
      </w:pPr>
      <w:rPr>
        <w:rFonts w:ascii="Wingdings" w:hAnsi="Wingdings" w:hint="default"/>
      </w:rPr>
    </w:lvl>
  </w:abstractNum>
  <w:abstractNum w:abstractNumId="1" w15:restartNumberingAfterBreak="0">
    <w:nsid w:val="07549787"/>
    <w:multiLevelType w:val="hybridMultilevel"/>
    <w:tmpl w:val="730AD17A"/>
    <w:lvl w:ilvl="0" w:tplc="E6223AE6">
      <w:start w:val="1"/>
      <w:numFmt w:val="bullet"/>
      <w:lvlText w:val="·"/>
      <w:lvlJc w:val="left"/>
      <w:pPr>
        <w:ind w:left="720" w:hanging="360"/>
      </w:pPr>
      <w:rPr>
        <w:rFonts w:ascii="Symbol" w:hAnsi="Symbol" w:hint="default"/>
      </w:rPr>
    </w:lvl>
    <w:lvl w:ilvl="1" w:tplc="183E8A2A">
      <w:start w:val="1"/>
      <w:numFmt w:val="bullet"/>
      <w:lvlText w:val="o"/>
      <w:lvlJc w:val="left"/>
      <w:pPr>
        <w:ind w:left="1440" w:hanging="360"/>
      </w:pPr>
      <w:rPr>
        <w:rFonts w:ascii="Courier New" w:hAnsi="Courier New" w:hint="default"/>
      </w:rPr>
    </w:lvl>
    <w:lvl w:ilvl="2" w:tplc="00C60282">
      <w:start w:val="1"/>
      <w:numFmt w:val="bullet"/>
      <w:lvlText w:val=""/>
      <w:lvlJc w:val="left"/>
      <w:pPr>
        <w:ind w:left="2160" w:hanging="360"/>
      </w:pPr>
      <w:rPr>
        <w:rFonts w:ascii="Wingdings" w:hAnsi="Wingdings" w:hint="default"/>
      </w:rPr>
    </w:lvl>
    <w:lvl w:ilvl="3" w:tplc="8A7E791A">
      <w:start w:val="1"/>
      <w:numFmt w:val="bullet"/>
      <w:lvlText w:val=""/>
      <w:lvlJc w:val="left"/>
      <w:pPr>
        <w:ind w:left="2880" w:hanging="360"/>
      </w:pPr>
      <w:rPr>
        <w:rFonts w:ascii="Symbol" w:hAnsi="Symbol" w:hint="default"/>
      </w:rPr>
    </w:lvl>
    <w:lvl w:ilvl="4" w:tplc="708AE8F0">
      <w:start w:val="1"/>
      <w:numFmt w:val="bullet"/>
      <w:lvlText w:val="o"/>
      <w:lvlJc w:val="left"/>
      <w:pPr>
        <w:ind w:left="3600" w:hanging="360"/>
      </w:pPr>
      <w:rPr>
        <w:rFonts w:ascii="Courier New" w:hAnsi="Courier New" w:hint="default"/>
      </w:rPr>
    </w:lvl>
    <w:lvl w:ilvl="5" w:tplc="CDBA1578">
      <w:start w:val="1"/>
      <w:numFmt w:val="bullet"/>
      <w:lvlText w:val=""/>
      <w:lvlJc w:val="left"/>
      <w:pPr>
        <w:ind w:left="4320" w:hanging="360"/>
      </w:pPr>
      <w:rPr>
        <w:rFonts w:ascii="Wingdings" w:hAnsi="Wingdings" w:hint="default"/>
      </w:rPr>
    </w:lvl>
    <w:lvl w:ilvl="6" w:tplc="112072A2">
      <w:start w:val="1"/>
      <w:numFmt w:val="bullet"/>
      <w:lvlText w:val=""/>
      <w:lvlJc w:val="left"/>
      <w:pPr>
        <w:ind w:left="5040" w:hanging="360"/>
      </w:pPr>
      <w:rPr>
        <w:rFonts w:ascii="Symbol" w:hAnsi="Symbol" w:hint="default"/>
      </w:rPr>
    </w:lvl>
    <w:lvl w:ilvl="7" w:tplc="494675E2">
      <w:start w:val="1"/>
      <w:numFmt w:val="bullet"/>
      <w:lvlText w:val="o"/>
      <w:lvlJc w:val="left"/>
      <w:pPr>
        <w:ind w:left="5760" w:hanging="360"/>
      </w:pPr>
      <w:rPr>
        <w:rFonts w:ascii="Courier New" w:hAnsi="Courier New" w:hint="default"/>
      </w:rPr>
    </w:lvl>
    <w:lvl w:ilvl="8" w:tplc="DE96B43E">
      <w:start w:val="1"/>
      <w:numFmt w:val="bullet"/>
      <w:lvlText w:val=""/>
      <w:lvlJc w:val="left"/>
      <w:pPr>
        <w:ind w:left="6480" w:hanging="360"/>
      </w:pPr>
      <w:rPr>
        <w:rFonts w:ascii="Wingdings" w:hAnsi="Wingdings" w:hint="default"/>
      </w:rPr>
    </w:lvl>
  </w:abstractNum>
  <w:abstractNum w:abstractNumId="2" w15:restartNumberingAfterBreak="0">
    <w:nsid w:val="0E338F18"/>
    <w:multiLevelType w:val="hybridMultilevel"/>
    <w:tmpl w:val="267A96C8"/>
    <w:lvl w:ilvl="0" w:tplc="E5EAD286">
      <w:start w:val="1"/>
      <w:numFmt w:val="bullet"/>
      <w:lvlText w:val="-"/>
      <w:lvlJc w:val="left"/>
      <w:pPr>
        <w:ind w:left="720" w:hanging="360"/>
      </w:pPr>
      <w:rPr>
        <w:rFonts w:ascii="Calibri" w:hAnsi="Calibri" w:hint="default"/>
      </w:rPr>
    </w:lvl>
    <w:lvl w:ilvl="1" w:tplc="F09E71C2">
      <w:start w:val="1"/>
      <w:numFmt w:val="bullet"/>
      <w:lvlText w:val="o"/>
      <w:lvlJc w:val="left"/>
      <w:pPr>
        <w:ind w:left="1440" w:hanging="360"/>
      </w:pPr>
      <w:rPr>
        <w:rFonts w:ascii="Courier New" w:hAnsi="Courier New" w:hint="default"/>
      </w:rPr>
    </w:lvl>
    <w:lvl w:ilvl="2" w:tplc="9BF6B0D6">
      <w:start w:val="1"/>
      <w:numFmt w:val="bullet"/>
      <w:lvlText w:val=""/>
      <w:lvlJc w:val="left"/>
      <w:pPr>
        <w:ind w:left="2160" w:hanging="360"/>
      </w:pPr>
      <w:rPr>
        <w:rFonts w:ascii="Wingdings" w:hAnsi="Wingdings" w:hint="default"/>
      </w:rPr>
    </w:lvl>
    <w:lvl w:ilvl="3" w:tplc="A006AA62">
      <w:start w:val="1"/>
      <w:numFmt w:val="bullet"/>
      <w:lvlText w:val=""/>
      <w:lvlJc w:val="left"/>
      <w:pPr>
        <w:ind w:left="2880" w:hanging="360"/>
      </w:pPr>
      <w:rPr>
        <w:rFonts w:ascii="Symbol" w:hAnsi="Symbol" w:hint="default"/>
      </w:rPr>
    </w:lvl>
    <w:lvl w:ilvl="4" w:tplc="E05A7392">
      <w:start w:val="1"/>
      <w:numFmt w:val="bullet"/>
      <w:lvlText w:val="o"/>
      <w:lvlJc w:val="left"/>
      <w:pPr>
        <w:ind w:left="3600" w:hanging="360"/>
      </w:pPr>
      <w:rPr>
        <w:rFonts w:ascii="Courier New" w:hAnsi="Courier New" w:hint="default"/>
      </w:rPr>
    </w:lvl>
    <w:lvl w:ilvl="5" w:tplc="1734863E">
      <w:start w:val="1"/>
      <w:numFmt w:val="bullet"/>
      <w:lvlText w:val=""/>
      <w:lvlJc w:val="left"/>
      <w:pPr>
        <w:ind w:left="4320" w:hanging="360"/>
      </w:pPr>
      <w:rPr>
        <w:rFonts w:ascii="Wingdings" w:hAnsi="Wingdings" w:hint="default"/>
      </w:rPr>
    </w:lvl>
    <w:lvl w:ilvl="6" w:tplc="7AC44E48">
      <w:start w:val="1"/>
      <w:numFmt w:val="bullet"/>
      <w:lvlText w:val=""/>
      <w:lvlJc w:val="left"/>
      <w:pPr>
        <w:ind w:left="5040" w:hanging="360"/>
      </w:pPr>
      <w:rPr>
        <w:rFonts w:ascii="Symbol" w:hAnsi="Symbol" w:hint="default"/>
      </w:rPr>
    </w:lvl>
    <w:lvl w:ilvl="7" w:tplc="7C4E2EDC">
      <w:start w:val="1"/>
      <w:numFmt w:val="bullet"/>
      <w:lvlText w:val="o"/>
      <w:lvlJc w:val="left"/>
      <w:pPr>
        <w:ind w:left="5760" w:hanging="360"/>
      </w:pPr>
      <w:rPr>
        <w:rFonts w:ascii="Courier New" w:hAnsi="Courier New" w:hint="default"/>
      </w:rPr>
    </w:lvl>
    <w:lvl w:ilvl="8" w:tplc="3CBC7304">
      <w:start w:val="1"/>
      <w:numFmt w:val="bullet"/>
      <w:lvlText w:val=""/>
      <w:lvlJc w:val="left"/>
      <w:pPr>
        <w:ind w:left="6480" w:hanging="360"/>
      </w:pPr>
      <w:rPr>
        <w:rFonts w:ascii="Wingdings" w:hAnsi="Wingdings" w:hint="default"/>
      </w:rPr>
    </w:lvl>
  </w:abstractNum>
  <w:abstractNum w:abstractNumId="3" w15:restartNumberingAfterBreak="0">
    <w:nsid w:val="10F8E890"/>
    <w:multiLevelType w:val="hybridMultilevel"/>
    <w:tmpl w:val="F4D0811A"/>
    <w:lvl w:ilvl="0" w:tplc="36362ED2">
      <w:start w:val="1"/>
      <w:numFmt w:val="bullet"/>
      <w:lvlText w:val="-"/>
      <w:lvlJc w:val="left"/>
      <w:pPr>
        <w:ind w:left="720" w:hanging="360"/>
      </w:pPr>
      <w:rPr>
        <w:rFonts w:ascii="Calibri" w:hAnsi="Calibri" w:hint="default"/>
      </w:rPr>
    </w:lvl>
    <w:lvl w:ilvl="1" w:tplc="7D1E4CA0">
      <w:start w:val="1"/>
      <w:numFmt w:val="bullet"/>
      <w:lvlText w:val="o"/>
      <w:lvlJc w:val="left"/>
      <w:pPr>
        <w:ind w:left="1440" w:hanging="360"/>
      </w:pPr>
      <w:rPr>
        <w:rFonts w:ascii="Courier New" w:hAnsi="Courier New" w:hint="default"/>
      </w:rPr>
    </w:lvl>
    <w:lvl w:ilvl="2" w:tplc="1BEA5F62">
      <w:start w:val="1"/>
      <w:numFmt w:val="bullet"/>
      <w:lvlText w:val=""/>
      <w:lvlJc w:val="left"/>
      <w:pPr>
        <w:ind w:left="2160" w:hanging="360"/>
      </w:pPr>
      <w:rPr>
        <w:rFonts w:ascii="Wingdings" w:hAnsi="Wingdings" w:hint="default"/>
      </w:rPr>
    </w:lvl>
    <w:lvl w:ilvl="3" w:tplc="A704B23E">
      <w:start w:val="1"/>
      <w:numFmt w:val="bullet"/>
      <w:lvlText w:val=""/>
      <w:lvlJc w:val="left"/>
      <w:pPr>
        <w:ind w:left="2880" w:hanging="360"/>
      </w:pPr>
      <w:rPr>
        <w:rFonts w:ascii="Symbol" w:hAnsi="Symbol" w:hint="default"/>
      </w:rPr>
    </w:lvl>
    <w:lvl w:ilvl="4" w:tplc="A32C6F10">
      <w:start w:val="1"/>
      <w:numFmt w:val="bullet"/>
      <w:lvlText w:val="o"/>
      <w:lvlJc w:val="left"/>
      <w:pPr>
        <w:ind w:left="3600" w:hanging="360"/>
      </w:pPr>
      <w:rPr>
        <w:rFonts w:ascii="Courier New" w:hAnsi="Courier New" w:hint="default"/>
      </w:rPr>
    </w:lvl>
    <w:lvl w:ilvl="5" w:tplc="1E90D9CC">
      <w:start w:val="1"/>
      <w:numFmt w:val="bullet"/>
      <w:lvlText w:val=""/>
      <w:lvlJc w:val="left"/>
      <w:pPr>
        <w:ind w:left="4320" w:hanging="360"/>
      </w:pPr>
      <w:rPr>
        <w:rFonts w:ascii="Wingdings" w:hAnsi="Wingdings" w:hint="default"/>
      </w:rPr>
    </w:lvl>
    <w:lvl w:ilvl="6" w:tplc="F08EFB9A">
      <w:start w:val="1"/>
      <w:numFmt w:val="bullet"/>
      <w:lvlText w:val=""/>
      <w:lvlJc w:val="left"/>
      <w:pPr>
        <w:ind w:left="5040" w:hanging="360"/>
      </w:pPr>
      <w:rPr>
        <w:rFonts w:ascii="Symbol" w:hAnsi="Symbol" w:hint="default"/>
      </w:rPr>
    </w:lvl>
    <w:lvl w:ilvl="7" w:tplc="0E0E84A0">
      <w:start w:val="1"/>
      <w:numFmt w:val="bullet"/>
      <w:lvlText w:val="o"/>
      <w:lvlJc w:val="left"/>
      <w:pPr>
        <w:ind w:left="5760" w:hanging="360"/>
      </w:pPr>
      <w:rPr>
        <w:rFonts w:ascii="Courier New" w:hAnsi="Courier New" w:hint="default"/>
      </w:rPr>
    </w:lvl>
    <w:lvl w:ilvl="8" w:tplc="70BA1160">
      <w:start w:val="1"/>
      <w:numFmt w:val="bullet"/>
      <w:lvlText w:val=""/>
      <w:lvlJc w:val="left"/>
      <w:pPr>
        <w:ind w:left="6480" w:hanging="360"/>
      </w:pPr>
      <w:rPr>
        <w:rFonts w:ascii="Wingdings" w:hAnsi="Wingdings" w:hint="default"/>
      </w:rPr>
    </w:lvl>
  </w:abstractNum>
  <w:abstractNum w:abstractNumId="4" w15:restartNumberingAfterBreak="0">
    <w:nsid w:val="137D4CF1"/>
    <w:multiLevelType w:val="multilevel"/>
    <w:tmpl w:val="E5A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433DE"/>
    <w:multiLevelType w:val="hybridMultilevel"/>
    <w:tmpl w:val="D682B690"/>
    <w:lvl w:ilvl="0" w:tplc="3E64E2E8">
      <w:start w:val="1"/>
      <w:numFmt w:val="bullet"/>
      <w:lvlText w:val="·"/>
      <w:lvlJc w:val="left"/>
      <w:pPr>
        <w:ind w:left="720" w:hanging="360"/>
      </w:pPr>
      <w:rPr>
        <w:rFonts w:ascii="Symbol" w:hAnsi="Symbol" w:hint="default"/>
      </w:rPr>
    </w:lvl>
    <w:lvl w:ilvl="1" w:tplc="67245D9A">
      <w:start w:val="1"/>
      <w:numFmt w:val="bullet"/>
      <w:lvlText w:val="o"/>
      <w:lvlJc w:val="left"/>
      <w:pPr>
        <w:ind w:left="1440" w:hanging="360"/>
      </w:pPr>
      <w:rPr>
        <w:rFonts w:ascii="Courier New" w:hAnsi="Courier New" w:hint="default"/>
      </w:rPr>
    </w:lvl>
    <w:lvl w:ilvl="2" w:tplc="5A409C00">
      <w:start w:val="1"/>
      <w:numFmt w:val="bullet"/>
      <w:lvlText w:val=""/>
      <w:lvlJc w:val="left"/>
      <w:pPr>
        <w:ind w:left="2160" w:hanging="360"/>
      </w:pPr>
      <w:rPr>
        <w:rFonts w:ascii="Wingdings" w:hAnsi="Wingdings" w:hint="default"/>
      </w:rPr>
    </w:lvl>
    <w:lvl w:ilvl="3" w:tplc="382E9574">
      <w:start w:val="1"/>
      <w:numFmt w:val="bullet"/>
      <w:lvlText w:val=""/>
      <w:lvlJc w:val="left"/>
      <w:pPr>
        <w:ind w:left="2880" w:hanging="360"/>
      </w:pPr>
      <w:rPr>
        <w:rFonts w:ascii="Symbol" w:hAnsi="Symbol" w:hint="default"/>
      </w:rPr>
    </w:lvl>
    <w:lvl w:ilvl="4" w:tplc="27E030AE">
      <w:start w:val="1"/>
      <w:numFmt w:val="bullet"/>
      <w:lvlText w:val="o"/>
      <w:lvlJc w:val="left"/>
      <w:pPr>
        <w:ind w:left="3600" w:hanging="360"/>
      </w:pPr>
      <w:rPr>
        <w:rFonts w:ascii="Courier New" w:hAnsi="Courier New" w:hint="default"/>
      </w:rPr>
    </w:lvl>
    <w:lvl w:ilvl="5" w:tplc="F44A5D42">
      <w:start w:val="1"/>
      <w:numFmt w:val="bullet"/>
      <w:lvlText w:val=""/>
      <w:lvlJc w:val="left"/>
      <w:pPr>
        <w:ind w:left="4320" w:hanging="360"/>
      </w:pPr>
      <w:rPr>
        <w:rFonts w:ascii="Wingdings" w:hAnsi="Wingdings" w:hint="default"/>
      </w:rPr>
    </w:lvl>
    <w:lvl w:ilvl="6" w:tplc="1DA6EA4E">
      <w:start w:val="1"/>
      <w:numFmt w:val="bullet"/>
      <w:lvlText w:val=""/>
      <w:lvlJc w:val="left"/>
      <w:pPr>
        <w:ind w:left="5040" w:hanging="360"/>
      </w:pPr>
      <w:rPr>
        <w:rFonts w:ascii="Symbol" w:hAnsi="Symbol" w:hint="default"/>
      </w:rPr>
    </w:lvl>
    <w:lvl w:ilvl="7" w:tplc="7982D4EA">
      <w:start w:val="1"/>
      <w:numFmt w:val="bullet"/>
      <w:lvlText w:val="o"/>
      <w:lvlJc w:val="left"/>
      <w:pPr>
        <w:ind w:left="5760" w:hanging="360"/>
      </w:pPr>
      <w:rPr>
        <w:rFonts w:ascii="Courier New" w:hAnsi="Courier New" w:hint="default"/>
      </w:rPr>
    </w:lvl>
    <w:lvl w:ilvl="8" w:tplc="9C48E02C">
      <w:start w:val="1"/>
      <w:numFmt w:val="bullet"/>
      <w:lvlText w:val=""/>
      <w:lvlJc w:val="left"/>
      <w:pPr>
        <w:ind w:left="6480" w:hanging="360"/>
      </w:pPr>
      <w:rPr>
        <w:rFonts w:ascii="Wingdings" w:hAnsi="Wingdings" w:hint="default"/>
      </w:rPr>
    </w:lvl>
  </w:abstractNum>
  <w:abstractNum w:abstractNumId="6" w15:restartNumberingAfterBreak="0">
    <w:nsid w:val="14F7C1EF"/>
    <w:multiLevelType w:val="hybridMultilevel"/>
    <w:tmpl w:val="29B20946"/>
    <w:lvl w:ilvl="0" w:tplc="1298B1F4">
      <w:start w:val="1"/>
      <w:numFmt w:val="decimal"/>
      <w:lvlText w:val="%1."/>
      <w:lvlJc w:val="left"/>
      <w:pPr>
        <w:ind w:left="720" w:hanging="360"/>
      </w:pPr>
    </w:lvl>
    <w:lvl w:ilvl="1" w:tplc="7BF289D8">
      <w:start w:val="1"/>
      <w:numFmt w:val="lowerLetter"/>
      <w:lvlText w:val="%2."/>
      <w:lvlJc w:val="left"/>
      <w:pPr>
        <w:ind w:left="1440" w:hanging="360"/>
      </w:pPr>
    </w:lvl>
    <w:lvl w:ilvl="2" w:tplc="CB6A4FBC">
      <w:start w:val="1"/>
      <w:numFmt w:val="lowerRoman"/>
      <w:lvlText w:val="%3."/>
      <w:lvlJc w:val="right"/>
      <w:pPr>
        <w:ind w:left="2160" w:hanging="180"/>
      </w:pPr>
    </w:lvl>
    <w:lvl w:ilvl="3" w:tplc="553656DE">
      <w:start w:val="1"/>
      <w:numFmt w:val="decimal"/>
      <w:lvlText w:val="%4."/>
      <w:lvlJc w:val="left"/>
      <w:pPr>
        <w:ind w:left="2880" w:hanging="360"/>
      </w:pPr>
    </w:lvl>
    <w:lvl w:ilvl="4" w:tplc="EAFC75D6">
      <w:start w:val="1"/>
      <w:numFmt w:val="lowerLetter"/>
      <w:lvlText w:val="%5."/>
      <w:lvlJc w:val="left"/>
      <w:pPr>
        <w:ind w:left="3600" w:hanging="360"/>
      </w:pPr>
    </w:lvl>
    <w:lvl w:ilvl="5" w:tplc="2F96E8CE">
      <w:start w:val="1"/>
      <w:numFmt w:val="lowerRoman"/>
      <w:lvlText w:val="%6."/>
      <w:lvlJc w:val="right"/>
      <w:pPr>
        <w:ind w:left="4320" w:hanging="180"/>
      </w:pPr>
    </w:lvl>
    <w:lvl w:ilvl="6" w:tplc="CD0A7F4E">
      <w:start w:val="1"/>
      <w:numFmt w:val="decimal"/>
      <w:lvlText w:val="%7."/>
      <w:lvlJc w:val="left"/>
      <w:pPr>
        <w:ind w:left="5040" w:hanging="360"/>
      </w:pPr>
    </w:lvl>
    <w:lvl w:ilvl="7" w:tplc="7C08DC34">
      <w:start w:val="1"/>
      <w:numFmt w:val="lowerLetter"/>
      <w:lvlText w:val="%8."/>
      <w:lvlJc w:val="left"/>
      <w:pPr>
        <w:ind w:left="5760" w:hanging="360"/>
      </w:pPr>
    </w:lvl>
    <w:lvl w:ilvl="8" w:tplc="616001E8">
      <w:start w:val="1"/>
      <w:numFmt w:val="lowerRoman"/>
      <w:lvlText w:val="%9."/>
      <w:lvlJc w:val="right"/>
      <w:pPr>
        <w:ind w:left="6480" w:hanging="180"/>
      </w:pPr>
    </w:lvl>
  </w:abstractNum>
  <w:abstractNum w:abstractNumId="7" w15:restartNumberingAfterBreak="0">
    <w:nsid w:val="17AA5AF5"/>
    <w:multiLevelType w:val="hybridMultilevel"/>
    <w:tmpl w:val="F2BEEC52"/>
    <w:lvl w:ilvl="0" w:tplc="BA20EBE4">
      <w:start w:val="1"/>
      <w:numFmt w:val="bullet"/>
      <w:lvlText w:val="·"/>
      <w:lvlJc w:val="left"/>
      <w:pPr>
        <w:ind w:left="720" w:hanging="360"/>
      </w:pPr>
      <w:rPr>
        <w:rFonts w:ascii="Symbol" w:hAnsi="Symbol" w:hint="default"/>
      </w:rPr>
    </w:lvl>
    <w:lvl w:ilvl="1" w:tplc="0C741D3A">
      <w:start w:val="1"/>
      <w:numFmt w:val="bullet"/>
      <w:lvlText w:val="o"/>
      <w:lvlJc w:val="left"/>
      <w:pPr>
        <w:ind w:left="1440" w:hanging="360"/>
      </w:pPr>
      <w:rPr>
        <w:rFonts w:ascii="Courier New" w:hAnsi="Courier New" w:hint="default"/>
      </w:rPr>
    </w:lvl>
    <w:lvl w:ilvl="2" w:tplc="A5483236">
      <w:start w:val="1"/>
      <w:numFmt w:val="bullet"/>
      <w:lvlText w:val=""/>
      <w:lvlJc w:val="left"/>
      <w:pPr>
        <w:ind w:left="2160" w:hanging="360"/>
      </w:pPr>
      <w:rPr>
        <w:rFonts w:ascii="Wingdings" w:hAnsi="Wingdings" w:hint="default"/>
      </w:rPr>
    </w:lvl>
    <w:lvl w:ilvl="3" w:tplc="9B0C82CA">
      <w:start w:val="1"/>
      <w:numFmt w:val="bullet"/>
      <w:lvlText w:val=""/>
      <w:lvlJc w:val="left"/>
      <w:pPr>
        <w:ind w:left="2880" w:hanging="360"/>
      </w:pPr>
      <w:rPr>
        <w:rFonts w:ascii="Symbol" w:hAnsi="Symbol" w:hint="default"/>
      </w:rPr>
    </w:lvl>
    <w:lvl w:ilvl="4" w:tplc="FC9EE890">
      <w:start w:val="1"/>
      <w:numFmt w:val="bullet"/>
      <w:lvlText w:val="o"/>
      <w:lvlJc w:val="left"/>
      <w:pPr>
        <w:ind w:left="3600" w:hanging="360"/>
      </w:pPr>
      <w:rPr>
        <w:rFonts w:ascii="Courier New" w:hAnsi="Courier New" w:hint="default"/>
      </w:rPr>
    </w:lvl>
    <w:lvl w:ilvl="5" w:tplc="9E94FE8A">
      <w:start w:val="1"/>
      <w:numFmt w:val="bullet"/>
      <w:lvlText w:val=""/>
      <w:lvlJc w:val="left"/>
      <w:pPr>
        <w:ind w:left="4320" w:hanging="360"/>
      </w:pPr>
      <w:rPr>
        <w:rFonts w:ascii="Wingdings" w:hAnsi="Wingdings" w:hint="default"/>
      </w:rPr>
    </w:lvl>
    <w:lvl w:ilvl="6" w:tplc="7E54F728">
      <w:start w:val="1"/>
      <w:numFmt w:val="bullet"/>
      <w:lvlText w:val=""/>
      <w:lvlJc w:val="left"/>
      <w:pPr>
        <w:ind w:left="5040" w:hanging="360"/>
      </w:pPr>
      <w:rPr>
        <w:rFonts w:ascii="Symbol" w:hAnsi="Symbol" w:hint="default"/>
      </w:rPr>
    </w:lvl>
    <w:lvl w:ilvl="7" w:tplc="6B5644C6">
      <w:start w:val="1"/>
      <w:numFmt w:val="bullet"/>
      <w:lvlText w:val="o"/>
      <w:lvlJc w:val="left"/>
      <w:pPr>
        <w:ind w:left="5760" w:hanging="360"/>
      </w:pPr>
      <w:rPr>
        <w:rFonts w:ascii="Courier New" w:hAnsi="Courier New" w:hint="default"/>
      </w:rPr>
    </w:lvl>
    <w:lvl w:ilvl="8" w:tplc="EB1E9D0E">
      <w:start w:val="1"/>
      <w:numFmt w:val="bullet"/>
      <w:lvlText w:val=""/>
      <w:lvlJc w:val="left"/>
      <w:pPr>
        <w:ind w:left="6480" w:hanging="360"/>
      </w:pPr>
      <w:rPr>
        <w:rFonts w:ascii="Wingdings" w:hAnsi="Wingdings" w:hint="default"/>
      </w:rPr>
    </w:lvl>
  </w:abstractNum>
  <w:abstractNum w:abstractNumId="8" w15:restartNumberingAfterBreak="0">
    <w:nsid w:val="18F779AB"/>
    <w:multiLevelType w:val="hybridMultilevel"/>
    <w:tmpl w:val="5DC6F290"/>
    <w:lvl w:ilvl="0" w:tplc="2F788852">
      <w:start w:val="1"/>
      <w:numFmt w:val="bullet"/>
      <w:lvlText w:val="·"/>
      <w:lvlJc w:val="left"/>
      <w:pPr>
        <w:ind w:left="720" w:hanging="360"/>
      </w:pPr>
      <w:rPr>
        <w:rFonts w:ascii="Symbol" w:hAnsi="Symbol" w:hint="default"/>
      </w:rPr>
    </w:lvl>
    <w:lvl w:ilvl="1" w:tplc="265C19A2">
      <w:start w:val="1"/>
      <w:numFmt w:val="bullet"/>
      <w:lvlText w:val="o"/>
      <w:lvlJc w:val="left"/>
      <w:pPr>
        <w:ind w:left="1440" w:hanging="360"/>
      </w:pPr>
      <w:rPr>
        <w:rFonts w:ascii="Courier New" w:hAnsi="Courier New" w:hint="default"/>
      </w:rPr>
    </w:lvl>
    <w:lvl w:ilvl="2" w:tplc="B5CA8250">
      <w:start w:val="1"/>
      <w:numFmt w:val="bullet"/>
      <w:lvlText w:val=""/>
      <w:lvlJc w:val="left"/>
      <w:pPr>
        <w:ind w:left="2160" w:hanging="360"/>
      </w:pPr>
      <w:rPr>
        <w:rFonts w:ascii="Wingdings" w:hAnsi="Wingdings" w:hint="default"/>
      </w:rPr>
    </w:lvl>
    <w:lvl w:ilvl="3" w:tplc="CF16FF08">
      <w:start w:val="1"/>
      <w:numFmt w:val="bullet"/>
      <w:lvlText w:val=""/>
      <w:lvlJc w:val="left"/>
      <w:pPr>
        <w:ind w:left="2880" w:hanging="360"/>
      </w:pPr>
      <w:rPr>
        <w:rFonts w:ascii="Symbol" w:hAnsi="Symbol" w:hint="default"/>
      </w:rPr>
    </w:lvl>
    <w:lvl w:ilvl="4" w:tplc="7B304020">
      <w:start w:val="1"/>
      <w:numFmt w:val="bullet"/>
      <w:lvlText w:val="o"/>
      <w:lvlJc w:val="left"/>
      <w:pPr>
        <w:ind w:left="3600" w:hanging="360"/>
      </w:pPr>
      <w:rPr>
        <w:rFonts w:ascii="Courier New" w:hAnsi="Courier New" w:hint="default"/>
      </w:rPr>
    </w:lvl>
    <w:lvl w:ilvl="5" w:tplc="87C4CB94">
      <w:start w:val="1"/>
      <w:numFmt w:val="bullet"/>
      <w:lvlText w:val=""/>
      <w:lvlJc w:val="left"/>
      <w:pPr>
        <w:ind w:left="4320" w:hanging="360"/>
      </w:pPr>
      <w:rPr>
        <w:rFonts w:ascii="Wingdings" w:hAnsi="Wingdings" w:hint="default"/>
      </w:rPr>
    </w:lvl>
    <w:lvl w:ilvl="6" w:tplc="A6883AE2">
      <w:start w:val="1"/>
      <w:numFmt w:val="bullet"/>
      <w:lvlText w:val=""/>
      <w:lvlJc w:val="left"/>
      <w:pPr>
        <w:ind w:left="5040" w:hanging="360"/>
      </w:pPr>
      <w:rPr>
        <w:rFonts w:ascii="Symbol" w:hAnsi="Symbol" w:hint="default"/>
      </w:rPr>
    </w:lvl>
    <w:lvl w:ilvl="7" w:tplc="68CE24E0">
      <w:start w:val="1"/>
      <w:numFmt w:val="bullet"/>
      <w:lvlText w:val="o"/>
      <w:lvlJc w:val="left"/>
      <w:pPr>
        <w:ind w:left="5760" w:hanging="360"/>
      </w:pPr>
      <w:rPr>
        <w:rFonts w:ascii="Courier New" w:hAnsi="Courier New" w:hint="default"/>
      </w:rPr>
    </w:lvl>
    <w:lvl w:ilvl="8" w:tplc="28EA27CA">
      <w:start w:val="1"/>
      <w:numFmt w:val="bullet"/>
      <w:lvlText w:val=""/>
      <w:lvlJc w:val="left"/>
      <w:pPr>
        <w:ind w:left="6480" w:hanging="360"/>
      </w:pPr>
      <w:rPr>
        <w:rFonts w:ascii="Wingdings" w:hAnsi="Wingdings" w:hint="default"/>
      </w:rPr>
    </w:lvl>
  </w:abstractNum>
  <w:abstractNum w:abstractNumId="9" w15:restartNumberingAfterBreak="0">
    <w:nsid w:val="1A0101D9"/>
    <w:multiLevelType w:val="hybridMultilevel"/>
    <w:tmpl w:val="6F72E0C0"/>
    <w:lvl w:ilvl="0" w:tplc="C712A3D6">
      <w:start w:val="1"/>
      <w:numFmt w:val="bullet"/>
      <w:lvlText w:val="·"/>
      <w:lvlJc w:val="left"/>
      <w:pPr>
        <w:ind w:left="720" w:hanging="360"/>
      </w:pPr>
      <w:rPr>
        <w:rFonts w:ascii="Symbol" w:hAnsi="Symbol" w:hint="default"/>
      </w:rPr>
    </w:lvl>
    <w:lvl w:ilvl="1" w:tplc="EA90263E">
      <w:start w:val="1"/>
      <w:numFmt w:val="bullet"/>
      <w:lvlText w:val="o"/>
      <w:lvlJc w:val="left"/>
      <w:pPr>
        <w:ind w:left="1440" w:hanging="360"/>
      </w:pPr>
      <w:rPr>
        <w:rFonts w:ascii="Courier New" w:hAnsi="Courier New" w:hint="default"/>
      </w:rPr>
    </w:lvl>
    <w:lvl w:ilvl="2" w:tplc="5D7CBD2A">
      <w:start w:val="1"/>
      <w:numFmt w:val="bullet"/>
      <w:lvlText w:val=""/>
      <w:lvlJc w:val="left"/>
      <w:pPr>
        <w:ind w:left="2160" w:hanging="360"/>
      </w:pPr>
      <w:rPr>
        <w:rFonts w:ascii="Wingdings" w:hAnsi="Wingdings" w:hint="default"/>
      </w:rPr>
    </w:lvl>
    <w:lvl w:ilvl="3" w:tplc="7E8419EC">
      <w:start w:val="1"/>
      <w:numFmt w:val="bullet"/>
      <w:lvlText w:val=""/>
      <w:lvlJc w:val="left"/>
      <w:pPr>
        <w:ind w:left="2880" w:hanging="360"/>
      </w:pPr>
      <w:rPr>
        <w:rFonts w:ascii="Symbol" w:hAnsi="Symbol" w:hint="default"/>
      </w:rPr>
    </w:lvl>
    <w:lvl w:ilvl="4" w:tplc="BCC0B15A">
      <w:start w:val="1"/>
      <w:numFmt w:val="bullet"/>
      <w:lvlText w:val="o"/>
      <w:lvlJc w:val="left"/>
      <w:pPr>
        <w:ind w:left="3600" w:hanging="360"/>
      </w:pPr>
      <w:rPr>
        <w:rFonts w:ascii="Courier New" w:hAnsi="Courier New" w:hint="default"/>
      </w:rPr>
    </w:lvl>
    <w:lvl w:ilvl="5" w:tplc="6D4EB3E0">
      <w:start w:val="1"/>
      <w:numFmt w:val="bullet"/>
      <w:lvlText w:val=""/>
      <w:lvlJc w:val="left"/>
      <w:pPr>
        <w:ind w:left="4320" w:hanging="360"/>
      </w:pPr>
      <w:rPr>
        <w:rFonts w:ascii="Wingdings" w:hAnsi="Wingdings" w:hint="default"/>
      </w:rPr>
    </w:lvl>
    <w:lvl w:ilvl="6" w:tplc="4D94A96E">
      <w:start w:val="1"/>
      <w:numFmt w:val="bullet"/>
      <w:lvlText w:val=""/>
      <w:lvlJc w:val="left"/>
      <w:pPr>
        <w:ind w:left="5040" w:hanging="360"/>
      </w:pPr>
      <w:rPr>
        <w:rFonts w:ascii="Symbol" w:hAnsi="Symbol" w:hint="default"/>
      </w:rPr>
    </w:lvl>
    <w:lvl w:ilvl="7" w:tplc="5DD8B522">
      <w:start w:val="1"/>
      <w:numFmt w:val="bullet"/>
      <w:lvlText w:val="o"/>
      <w:lvlJc w:val="left"/>
      <w:pPr>
        <w:ind w:left="5760" w:hanging="360"/>
      </w:pPr>
      <w:rPr>
        <w:rFonts w:ascii="Courier New" w:hAnsi="Courier New" w:hint="default"/>
      </w:rPr>
    </w:lvl>
    <w:lvl w:ilvl="8" w:tplc="65CA934A">
      <w:start w:val="1"/>
      <w:numFmt w:val="bullet"/>
      <w:lvlText w:val=""/>
      <w:lvlJc w:val="left"/>
      <w:pPr>
        <w:ind w:left="6480" w:hanging="360"/>
      </w:pPr>
      <w:rPr>
        <w:rFonts w:ascii="Wingdings" w:hAnsi="Wingdings" w:hint="default"/>
      </w:rPr>
    </w:lvl>
  </w:abstractNum>
  <w:abstractNum w:abstractNumId="10" w15:restartNumberingAfterBreak="0">
    <w:nsid w:val="1E93B709"/>
    <w:multiLevelType w:val="hybridMultilevel"/>
    <w:tmpl w:val="4AB2E8DC"/>
    <w:lvl w:ilvl="0" w:tplc="E366808C">
      <w:start w:val="1"/>
      <w:numFmt w:val="bullet"/>
      <w:lvlText w:val="-"/>
      <w:lvlJc w:val="left"/>
      <w:pPr>
        <w:ind w:left="720" w:hanging="360"/>
      </w:pPr>
      <w:rPr>
        <w:rFonts w:ascii="Calibri" w:hAnsi="Calibri" w:hint="default"/>
      </w:rPr>
    </w:lvl>
    <w:lvl w:ilvl="1" w:tplc="F91653E2">
      <w:start w:val="1"/>
      <w:numFmt w:val="bullet"/>
      <w:lvlText w:val="o"/>
      <w:lvlJc w:val="left"/>
      <w:pPr>
        <w:ind w:left="1440" w:hanging="360"/>
      </w:pPr>
      <w:rPr>
        <w:rFonts w:ascii="Courier New" w:hAnsi="Courier New" w:hint="default"/>
      </w:rPr>
    </w:lvl>
    <w:lvl w:ilvl="2" w:tplc="9268063E">
      <w:start w:val="1"/>
      <w:numFmt w:val="bullet"/>
      <w:lvlText w:val=""/>
      <w:lvlJc w:val="left"/>
      <w:pPr>
        <w:ind w:left="2160" w:hanging="360"/>
      </w:pPr>
      <w:rPr>
        <w:rFonts w:ascii="Wingdings" w:hAnsi="Wingdings" w:hint="default"/>
      </w:rPr>
    </w:lvl>
    <w:lvl w:ilvl="3" w:tplc="D250CBB6">
      <w:start w:val="1"/>
      <w:numFmt w:val="bullet"/>
      <w:lvlText w:val=""/>
      <w:lvlJc w:val="left"/>
      <w:pPr>
        <w:ind w:left="2880" w:hanging="360"/>
      </w:pPr>
      <w:rPr>
        <w:rFonts w:ascii="Symbol" w:hAnsi="Symbol" w:hint="default"/>
      </w:rPr>
    </w:lvl>
    <w:lvl w:ilvl="4" w:tplc="C1685472">
      <w:start w:val="1"/>
      <w:numFmt w:val="bullet"/>
      <w:lvlText w:val="o"/>
      <w:lvlJc w:val="left"/>
      <w:pPr>
        <w:ind w:left="3600" w:hanging="360"/>
      </w:pPr>
      <w:rPr>
        <w:rFonts w:ascii="Courier New" w:hAnsi="Courier New" w:hint="default"/>
      </w:rPr>
    </w:lvl>
    <w:lvl w:ilvl="5" w:tplc="25A234B0">
      <w:start w:val="1"/>
      <w:numFmt w:val="bullet"/>
      <w:lvlText w:val=""/>
      <w:lvlJc w:val="left"/>
      <w:pPr>
        <w:ind w:left="4320" w:hanging="360"/>
      </w:pPr>
      <w:rPr>
        <w:rFonts w:ascii="Wingdings" w:hAnsi="Wingdings" w:hint="default"/>
      </w:rPr>
    </w:lvl>
    <w:lvl w:ilvl="6" w:tplc="B39636AE">
      <w:start w:val="1"/>
      <w:numFmt w:val="bullet"/>
      <w:lvlText w:val=""/>
      <w:lvlJc w:val="left"/>
      <w:pPr>
        <w:ind w:left="5040" w:hanging="360"/>
      </w:pPr>
      <w:rPr>
        <w:rFonts w:ascii="Symbol" w:hAnsi="Symbol" w:hint="default"/>
      </w:rPr>
    </w:lvl>
    <w:lvl w:ilvl="7" w:tplc="432C7426">
      <w:start w:val="1"/>
      <w:numFmt w:val="bullet"/>
      <w:lvlText w:val="o"/>
      <w:lvlJc w:val="left"/>
      <w:pPr>
        <w:ind w:left="5760" w:hanging="360"/>
      </w:pPr>
      <w:rPr>
        <w:rFonts w:ascii="Courier New" w:hAnsi="Courier New" w:hint="default"/>
      </w:rPr>
    </w:lvl>
    <w:lvl w:ilvl="8" w:tplc="2EEA36DA">
      <w:start w:val="1"/>
      <w:numFmt w:val="bullet"/>
      <w:lvlText w:val=""/>
      <w:lvlJc w:val="left"/>
      <w:pPr>
        <w:ind w:left="6480" w:hanging="360"/>
      </w:pPr>
      <w:rPr>
        <w:rFonts w:ascii="Wingdings" w:hAnsi="Wingdings" w:hint="default"/>
      </w:rPr>
    </w:lvl>
  </w:abstractNum>
  <w:abstractNum w:abstractNumId="11" w15:restartNumberingAfterBreak="0">
    <w:nsid w:val="223B81B1"/>
    <w:multiLevelType w:val="hybridMultilevel"/>
    <w:tmpl w:val="94EE0360"/>
    <w:lvl w:ilvl="0" w:tplc="E61663D2">
      <w:start w:val="1"/>
      <w:numFmt w:val="bullet"/>
      <w:lvlText w:val=""/>
      <w:lvlJc w:val="left"/>
      <w:pPr>
        <w:ind w:left="720" w:hanging="360"/>
      </w:pPr>
      <w:rPr>
        <w:rFonts w:ascii="Symbol" w:hAnsi="Symbol" w:hint="default"/>
      </w:rPr>
    </w:lvl>
    <w:lvl w:ilvl="1" w:tplc="F1028D44">
      <w:start w:val="1"/>
      <w:numFmt w:val="bullet"/>
      <w:lvlText w:val="o"/>
      <w:lvlJc w:val="left"/>
      <w:pPr>
        <w:ind w:left="1440" w:hanging="360"/>
      </w:pPr>
      <w:rPr>
        <w:rFonts w:ascii="Courier New" w:hAnsi="Courier New" w:hint="default"/>
      </w:rPr>
    </w:lvl>
    <w:lvl w:ilvl="2" w:tplc="D050281A">
      <w:start w:val="1"/>
      <w:numFmt w:val="bullet"/>
      <w:lvlText w:val=""/>
      <w:lvlJc w:val="left"/>
      <w:pPr>
        <w:ind w:left="2160" w:hanging="360"/>
      </w:pPr>
      <w:rPr>
        <w:rFonts w:ascii="Wingdings" w:hAnsi="Wingdings" w:hint="default"/>
      </w:rPr>
    </w:lvl>
    <w:lvl w:ilvl="3" w:tplc="FAC893BC">
      <w:start w:val="1"/>
      <w:numFmt w:val="bullet"/>
      <w:lvlText w:val=""/>
      <w:lvlJc w:val="left"/>
      <w:pPr>
        <w:ind w:left="2880" w:hanging="360"/>
      </w:pPr>
      <w:rPr>
        <w:rFonts w:ascii="Symbol" w:hAnsi="Symbol" w:hint="default"/>
      </w:rPr>
    </w:lvl>
    <w:lvl w:ilvl="4" w:tplc="1D3CDF92">
      <w:start w:val="1"/>
      <w:numFmt w:val="bullet"/>
      <w:lvlText w:val="o"/>
      <w:lvlJc w:val="left"/>
      <w:pPr>
        <w:ind w:left="3600" w:hanging="360"/>
      </w:pPr>
      <w:rPr>
        <w:rFonts w:ascii="Courier New" w:hAnsi="Courier New" w:hint="default"/>
      </w:rPr>
    </w:lvl>
    <w:lvl w:ilvl="5" w:tplc="747081DC">
      <w:start w:val="1"/>
      <w:numFmt w:val="bullet"/>
      <w:lvlText w:val=""/>
      <w:lvlJc w:val="left"/>
      <w:pPr>
        <w:ind w:left="4320" w:hanging="360"/>
      </w:pPr>
      <w:rPr>
        <w:rFonts w:ascii="Wingdings" w:hAnsi="Wingdings" w:hint="default"/>
      </w:rPr>
    </w:lvl>
    <w:lvl w:ilvl="6" w:tplc="64D25EE4">
      <w:start w:val="1"/>
      <w:numFmt w:val="bullet"/>
      <w:lvlText w:val=""/>
      <w:lvlJc w:val="left"/>
      <w:pPr>
        <w:ind w:left="5040" w:hanging="360"/>
      </w:pPr>
      <w:rPr>
        <w:rFonts w:ascii="Symbol" w:hAnsi="Symbol" w:hint="default"/>
      </w:rPr>
    </w:lvl>
    <w:lvl w:ilvl="7" w:tplc="C596AE6E">
      <w:start w:val="1"/>
      <w:numFmt w:val="bullet"/>
      <w:lvlText w:val="o"/>
      <w:lvlJc w:val="left"/>
      <w:pPr>
        <w:ind w:left="5760" w:hanging="360"/>
      </w:pPr>
      <w:rPr>
        <w:rFonts w:ascii="Courier New" w:hAnsi="Courier New" w:hint="default"/>
      </w:rPr>
    </w:lvl>
    <w:lvl w:ilvl="8" w:tplc="4C54C9C6">
      <w:start w:val="1"/>
      <w:numFmt w:val="bullet"/>
      <w:lvlText w:val=""/>
      <w:lvlJc w:val="left"/>
      <w:pPr>
        <w:ind w:left="6480" w:hanging="360"/>
      </w:pPr>
      <w:rPr>
        <w:rFonts w:ascii="Wingdings" w:hAnsi="Wingdings" w:hint="default"/>
      </w:rPr>
    </w:lvl>
  </w:abstractNum>
  <w:abstractNum w:abstractNumId="12" w15:restartNumberingAfterBreak="0">
    <w:nsid w:val="22F31C58"/>
    <w:multiLevelType w:val="hybridMultilevel"/>
    <w:tmpl w:val="D5C45D00"/>
    <w:lvl w:ilvl="0" w:tplc="3834AEEC">
      <w:start w:val="1"/>
      <w:numFmt w:val="bullet"/>
      <w:lvlText w:val="·"/>
      <w:lvlJc w:val="left"/>
      <w:pPr>
        <w:ind w:left="720" w:hanging="360"/>
      </w:pPr>
      <w:rPr>
        <w:rFonts w:ascii="Symbol" w:hAnsi="Symbol" w:hint="default"/>
      </w:rPr>
    </w:lvl>
    <w:lvl w:ilvl="1" w:tplc="0D586B88">
      <w:start w:val="1"/>
      <w:numFmt w:val="bullet"/>
      <w:lvlText w:val="o"/>
      <w:lvlJc w:val="left"/>
      <w:pPr>
        <w:ind w:left="1440" w:hanging="360"/>
      </w:pPr>
      <w:rPr>
        <w:rFonts w:ascii="Courier New" w:hAnsi="Courier New" w:hint="default"/>
      </w:rPr>
    </w:lvl>
    <w:lvl w:ilvl="2" w:tplc="B534FC64">
      <w:start w:val="1"/>
      <w:numFmt w:val="bullet"/>
      <w:lvlText w:val=""/>
      <w:lvlJc w:val="left"/>
      <w:pPr>
        <w:ind w:left="2160" w:hanging="360"/>
      </w:pPr>
      <w:rPr>
        <w:rFonts w:ascii="Wingdings" w:hAnsi="Wingdings" w:hint="default"/>
      </w:rPr>
    </w:lvl>
    <w:lvl w:ilvl="3" w:tplc="19786374">
      <w:start w:val="1"/>
      <w:numFmt w:val="bullet"/>
      <w:lvlText w:val=""/>
      <w:lvlJc w:val="left"/>
      <w:pPr>
        <w:ind w:left="2880" w:hanging="360"/>
      </w:pPr>
      <w:rPr>
        <w:rFonts w:ascii="Symbol" w:hAnsi="Symbol" w:hint="default"/>
      </w:rPr>
    </w:lvl>
    <w:lvl w:ilvl="4" w:tplc="C4627BCA">
      <w:start w:val="1"/>
      <w:numFmt w:val="bullet"/>
      <w:lvlText w:val="o"/>
      <w:lvlJc w:val="left"/>
      <w:pPr>
        <w:ind w:left="3600" w:hanging="360"/>
      </w:pPr>
      <w:rPr>
        <w:rFonts w:ascii="Courier New" w:hAnsi="Courier New" w:hint="default"/>
      </w:rPr>
    </w:lvl>
    <w:lvl w:ilvl="5" w:tplc="7BE455C4">
      <w:start w:val="1"/>
      <w:numFmt w:val="bullet"/>
      <w:lvlText w:val=""/>
      <w:lvlJc w:val="left"/>
      <w:pPr>
        <w:ind w:left="4320" w:hanging="360"/>
      </w:pPr>
      <w:rPr>
        <w:rFonts w:ascii="Wingdings" w:hAnsi="Wingdings" w:hint="default"/>
      </w:rPr>
    </w:lvl>
    <w:lvl w:ilvl="6" w:tplc="B356856E">
      <w:start w:val="1"/>
      <w:numFmt w:val="bullet"/>
      <w:lvlText w:val=""/>
      <w:lvlJc w:val="left"/>
      <w:pPr>
        <w:ind w:left="5040" w:hanging="360"/>
      </w:pPr>
      <w:rPr>
        <w:rFonts w:ascii="Symbol" w:hAnsi="Symbol" w:hint="default"/>
      </w:rPr>
    </w:lvl>
    <w:lvl w:ilvl="7" w:tplc="62109B5A">
      <w:start w:val="1"/>
      <w:numFmt w:val="bullet"/>
      <w:lvlText w:val="o"/>
      <w:lvlJc w:val="left"/>
      <w:pPr>
        <w:ind w:left="5760" w:hanging="360"/>
      </w:pPr>
      <w:rPr>
        <w:rFonts w:ascii="Courier New" w:hAnsi="Courier New" w:hint="default"/>
      </w:rPr>
    </w:lvl>
    <w:lvl w:ilvl="8" w:tplc="6994E54E">
      <w:start w:val="1"/>
      <w:numFmt w:val="bullet"/>
      <w:lvlText w:val=""/>
      <w:lvlJc w:val="left"/>
      <w:pPr>
        <w:ind w:left="6480" w:hanging="360"/>
      </w:pPr>
      <w:rPr>
        <w:rFonts w:ascii="Wingdings" w:hAnsi="Wingdings" w:hint="default"/>
      </w:rPr>
    </w:lvl>
  </w:abstractNum>
  <w:abstractNum w:abstractNumId="13" w15:restartNumberingAfterBreak="0">
    <w:nsid w:val="26F1CB64"/>
    <w:multiLevelType w:val="hybridMultilevel"/>
    <w:tmpl w:val="43F81646"/>
    <w:lvl w:ilvl="0" w:tplc="F2868464">
      <w:start w:val="1"/>
      <w:numFmt w:val="decimal"/>
      <w:lvlText w:val="%1."/>
      <w:lvlJc w:val="left"/>
      <w:pPr>
        <w:ind w:left="720" w:hanging="360"/>
      </w:pPr>
    </w:lvl>
    <w:lvl w:ilvl="1" w:tplc="7E08688E">
      <w:start w:val="1"/>
      <w:numFmt w:val="lowerLetter"/>
      <w:lvlText w:val="%2."/>
      <w:lvlJc w:val="left"/>
      <w:pPr>
        <w:ind w:left="1440" w:hanging="360"/>
      </w:pPr>
    </w:lvl>
    <w:lvl w:ilvl="2" w:tplc="A442F556">
      <w:start w:val="1"/>
      <w:numFmt w:val="lowerRoman"/>
      <w:lvlText w:val="%3."/>
      <w:lvlJc w:val="right"/>
      <w:pPr>
        <w:ind w:left="2160" w:hanging="180"/>
      </w:pPr>
    </w:lvl>
    <w:lvl w:ilvl="3" w:tplc="6DB2B9DC">
      <w:start w:val="1"/>
      <w:numFmt w:val="decimal"/>
      <w:lvlText w:val="%4."/>
      <w:lvlJc w:val="left"/>
      <w:pPr>
        <w:ind w:left="2880" w:hanging="360"/>
      </w:pPr>
    </w:lvl>
    <w:lvl w:ilvl="4" w:tplc="DBA26728">
      <w:start w:val="1"/>
      <w:numFmt w:val="lowerLetter"/>
      <w:lvlText w:val="%5."/>
      <w:lvlJc w:val="left"/>
      <w:pPr>
        <w:ind w:left="3600" w:hanging="360"/>
      </w:pPr>
    </w:lvl>
    <w:lvl w:ilvl="5" w:tplc="DABCF562">
      <w:start w:val="1"/>
      <w:numFmt w:val="lowerRoman"/>
      <w:lvlText w:val="%6."/>
      <w:lvlJc w:val="right"/>
      <w:pPr>
        <w:ind w:left="4320" w:hanging="180"/>
      </w:pPr>
    </w:lvl>
    <w:lvl w:ilvl="6" w:tplc="35740FBE">
      <w:start w:val="1"/>
      <w:numFmt w:val="decimal"/>
      <w:lvlText w:val="%7."/>
      <w:lvlJc w:val="left"/>
      <w:pPr>
        <w:ind w:left="5040" w:hanging="360"/>
      </w:pPr>
    </w:lvl>
    <w:lvl w:ilvl="7" w:tplc="63AAD484">
      <w:start w:val="1"/>
      <w:numFmt w:val="lowerLetter"/>
      <w:lvlText w:val="%8."/>
      <w:lvlJc w:val="left"/>
      <w:pPr>
        <w:ind w:left="5760" w:hanging="360"/>
      </w:pPr>
    </w:lvl>
    <w:lvl w:ilvl="8" w:tplc="4230BDDC">
      <w:start w:val="1"/>
      <w:numFmt w:val="lowerRoman"/>
      <w:lvlText w:val="%9."/>
      <w:lvlJc w:val="right"/>
      <w:pPr>
        <w:ind w:left="6480" w:hanging="180"/>
      </w:pPr>
    </w:lvl>
  </w:abstractNum>
  <w:abstractNum w:abstractNumId="14" w15:restartNumberingAfterBreak="0">
    <w:nsid w:val="27E056AB"/>
    <w:multiLevelType w:val="hybridMultilevel"/>
    <w:tmpl w:val="51CA1962"/>
    <w:lvl w:ilvl="0" w:tplc="2A601742">
      <w:start w:val="1"/>
      <w:numFmt w:val="bullet"/>
      <w:lvlText w:val="·"/>
      <w:lvlJc w:val="left"/>
      <w:pPr>
        <w:ind w:left="720" w:hanging="360"/>
      </w:pPr>
      <w:rPr>
        <w:rFonts w:ascii="Symbol" w:hAnsi="Symbol" w:hint="default"/>
      </w:rPr>
    </w:lvl>
    <w:lvl w:ilvl="1" w:tplc="7D64CCFA">
      <w:start w:val="1"/>
      <w:numFmt w:val="bullet"/>
      <w:lvlText w:val="o"/>
      <w:lvlJc w:val="left"/>
      <w:pPr>
        <w:ind w:left="1440" w:hanging="360"/>
      </w:pPr>
      <w:rPr>
        <w:rFonts w:ascii="Courier New" w:hAnsi="Courier New" w:hint="default"/>
      </w:rPr>
    </w:lvl>
    <w:lvl w:ilvl="2" w:tplc="489636DA">
      <w:start w:val="1"/>
      <w:numFmt w:val="bullet"/>
      <w:lvlText w:val=""/>
      <w:lvlJc w:val="left"/>
      <w:pPr>
        <w:ind w:left="2160" w:hanging="360"/>
      </w:pPr>
      <w:rPr>
        <w:rFonts w:ascii="Wingdings" w:hAnsi="Wingdings" w:hint="default"/>
      </w:rPr>
    </w:lvl>
    <w:lvl w:ilvl="3" w:tplc="9C4A5ECA">
      <w:start w:val="1"/>
      <w:numFmt w:val="bullet"/>
      <w:lvlText w:val=""/>
      <w:lvlJc w:val="left"/>
      <w:pPr>
        <w:ind w:left="2880" w:hanging="360"/>
      </w:pPr>
      <w:rPr>
        <w:rFonts w:ascii="Symbol" w:hAnsi="Symbol" w:hint="default"/>
      </w:rPr>
    </w:lvl>
    <w:lvl w:ilvl="4" w:tplc="039CBDEA">
      <w:start w:val="1"/>
      <w:numFmt w:val="bullet"/>
      <w:lvlText w:val="o"/>
      <w:lvlJc w:val="left"/>
      <w:pPr>
        <w:ind w:left="3600" w:hanging="360"/>
      </w:pPr>
      <w:rPr>
        <w:rFonts w:ascii="Courier New" w:hAnsi="Courier New" w:hint="default"/>
      </w:rPr>
    </w:lvl>
    <w:lvl w:ilvl="5" w:tplc="6CA8E48A">
      <w:start w:val="1"/>
      <w:numFmt w:val="bullet"/>
      <w:lvlText w:val=""/>
      <w:lvlJc w:val="left"/>
      <w:pPr>
        <w:ind w:left="4320" w:hanging="360"/>
      </w:pPr>
      <w:rPr>
        <w:rFonts w:ascii="Wingdings" w:hAnsi="Wingdings" w:hint="default"/>
      </w:rPr>
    </w:lvl>
    <w:lvl w:ilvl="6" w:tplc="010A415A">
      <w:start w:val="1"/>
      <w:numFmt w:val="bullet"/>
      <w:lvlText w:val=""/>
      <w:lvlJc w:val="left"/>
      <w:pPr>
        <w:ind w:left="5040" w:hanging="360"/>
      </w:pPr>
      <w:rPr>
        <w:rFonts w:ascii="Symbol" w:hAnsi="Symbol" w:hint="default"/>
      </w:rPr>
    </w:lvl>
    <w:lvl w:ilvl="7" w:tplc="773CA57C">
      <w:start w:val="1"/>
      <w:numFmt w:val="bullet"/>
      <w:lvlText w:val="o"/>
      <w:lvlJc w:val="left"/>
      <w:pPr>
        <w:ind w:left="5760" w:hanging="360"/>
      </w:pPr>
      <w:rPr>
        <w:rFonts w:ascii="Courier New" w:hAnsi="Courier New" w:hint="default"/>
      </w:rPr>
    </w:lvl>
    <w:lvl w:ilvl="8" w:tplc="1A8AA4B2">
      <w:start w:val="1"/>
      <w:numFmt w:val="bullet"/>
      <w:lvlText w:val=""/>
      <w:lvlJc w:val="left"/>
      <w:pPr>
        <w:ind w:left="6480" w:hanging="360"/>
      </w:pPr>
      <w:rPr>
        <w:rFonts w:ascii="Wingdings" w:hAnsi="Wingdings" w:hint="default"/>
      </w:rPr>
    </w:lvl>
  </w:abstractNum>
  <w:abstractNum w:abstractNumId="15" w15:restartNumberingAfterBreak="0">
    <w:nsid w:val="32B2212A"/>
    <w:multiLevelType w:val="multilevel"/>
    <w:tmpl w:val="E41E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F615F"/>
    <w:multiLevelType w:val="hybridMultilevel"/>
    <w:tmpl w:val="64EE7A64"/>
    <w:lvl w:ilvl="0" w:tplc="E3D61406">
      <w:start w:val="1"/>
      <w:numFmt w:val="bullet"/>
      <w:lvlText w:val="·"/>
      <w:lvlJc w:val="left"/>
      <w:pPr>
        <w:ind w:left="720" w:hanging="360"/>
      </w:pPr>
      <w:rPr>
        <w:rFonts w:ascii="Symbol" w:hAnsi="Symbol" w:hint="default"/>
      </w:rPr>
    </w:lvl>
    <w:lvl w:ilvl="1" w:tplc="8DAEF0BE">
      <w:start w:val="1"/>
      <w:numFmt w:val="bullet"/>
      <w:lvlText w:val="o"/>
      <w:lvlJc w:val="left"/>
      <w:pPr>
        <w:ind w:left="1440" w:hanging="360"/>
      </w:pPr>
      <w:rPr>
        <w:rFonts w:ascii="Courier New" w:hAnsi="Courier New" w:hint="default"/>
      </w:rPr>
    </w:lvl>
    <w:lvl w:ilvl="2" w:tplc="6E9238A6">
      <w:start w:val="1"/>
      <w:numFmt w:val="bullet"/>
      <w:lvlText w:val=""/>
      <w:lvlJc w:val="left"/>
      <w:pPr>
        <w:ind w:left="2160" w:hanging="360"/>
      </w:pPr>
      <w:rPr>
        <w:rFonts w:ascii="Wingdings" w:hAnsi="Wingdings" w:hint="default"/>
      </w:rPr>
    </w:lvl>
    <w:lvl w:ilvl="3" w:tplc="B240B252">
      <w:start w:val="1"/>
      <w:numFmt w:val="bullet"/>
      <w:lvlText w:val=""/>
      <w:lvlJc w:val="left"/>
      <w:pPr>
        <w:ind w:left="2880" w:hanging="360"/>
      </w:pPr>
      <w:rPr>
        <w:rFonts w:ascii="Symbol" w:hAnsi="Symbol" w:hint="default"/>
      </w:rPr>
    </w:lvl>
    <w:lvl w:ilvl="4" w:tplc="7FA6A294">
      <w:start w:val="1"/>
      <w:numFmt w:val="bullet"/>
      <w:lvlText w:val="o"/>
      <w:lvlJc w:val="left"/>
      <w:pPr>
        <w:ind w:left="3600" w:hanging="360"/>
      </w:pPr>
      <w:rPr>
        <w:rFonts w:ascii="Courier New" w:hAnsi="Courier New" w:hint="default"/>
      </w:rPr>
    </w:lvl>
    <w:lvl w:ilvl="5" w:tplc="93E4F452">
      <w:start w:val="1"/>
      <w:numFmt w:val="bullet"/>
      <w:lvlText w:val=""/>
      <w:lvlJc w:val="left"/>
      <w:pPr>
        <w:ind w:left="4320" w:hanging="360"/>
      </w:pPr>
      <w:rPr>
        <w:rFonts w:ascii="Wingdings" w:hAnsi="Wingdings" w:hint="default"/>
      </w:rPr>
    </w:lvl>
    <w:lvl w:ilvl="6" w:tplc="9B2A0F98">
      <w:start w:val="1"/>
      <w:numFmt w:val="bullet"/>
      <w:lvlText w:val=""/>
      <w:lvlJc w:val="left"/>
      <w:pPr>
        <w:ind w:left="5040" w:hanging="360"/>
      </w:pPr>
      <w:rPr>
        <w:rFonts w:ascii="Symbol" w:hAnsi="Symbol" w:hint="default"/>
      </w:rPr>
    </w:lvl>
    <w:lvl w:ilvl="7" w:tplc="C08412A6">
      <w:start w:val="1"/>
      <w:numFmt w:val="bullet"/>
      <w:lvlText w:val="o"/>
      <w:lvlJc w:val="left"/>
      <w:pPr>
        <w:ind w:left="5760" w:hanging="360"/>
      </w:pPr>
      <w:rPr>
        <w:rFonts w:ascii="Courier New" w:hAnsi="Courier New" w:hint="default"/>
      </w:rPr>
    </w:lvl>
    <w:lvl w:ilvl="8" w:tplc="C638D02A">
      <w:start w:val="1"/>
      <w:numFmt w:val="bullet"/>
      <w:lvlText w:val=""/>
      <w:lvlJc w:val="left"/>
      <w:pPr>
        <w:ind w:left="6480" w:hanging="360"/>
      </w:pPr>
      <w:rPr>
        <w:rFonts w:ascii="Wingdings" w:hAnsi="Wingdings" w:hint="default"/>
      </w:rPr>
    </w:lvl>
  </w:abstractNum>
  <w:abstractNum w:abstractNumId="17" w15:restartNumberingAfterBreak="0">
    <w:nsid w:val="3F844A07"/>
    <w:multiLevelType w:val="hybridMultilevel"/>
    <w:tmpl w:val="053E998A"/>
    <w:lvl w:ilvl="0" w:tplc="B62EBB9A">
      <w:start w:val="1"/>
      <w:numFmt w:val="bullet"/>
      <w:lvlText w:val="-"/>
      <w:lvlJc w:val="left"/>
      <w:pPr>
        <w:ind w:left="720" w:hanging="360"/>
      </w:pPr>
      <w:rPr>
        <w:rFonts w:ascii="Calibri" w:hAnsi="Calibri" w:hint="default"/>
      </w:rPr>
    </w:lvl>
    <w:lvl w:ilvl="1" w:tplc="90F6CCC2">
      <w:start w:val="1"/>
      <w:numFmt w:val="bullet"/>
      <w:lvlText w:val="o"/>
      <w:lvlJc w:val="left"/>
      <w:pPr>
        <w:ind w:left="1440" w:hanging="360"/>
      </w:pPr>
      <w:rPr>
        <w:rFonts w:ascii="Courier New" w:hAnsi="Courier New" w:hint="default"/>
      </w:rPr>
    </w:lvl>
    <w:lvl w:ilvl="2" w:tplc="CD98E0B0">
      <w:start w:val="1"/>
      <w:numFmt w:val="bullet"/>
      <w:lvlText w:val=""/>
      <w:lvlJc w:val="left"/>
      <w:pPr>
        <w:ind w:left="2160" w:hanging="360"/>
      </w:pPr>
      <w:rPr>
        <w:rFonts w:ascii="Wingdings" w:hAnsi="Wingdings" w:hint="default"/>
      </w:rPr>
    </w:lvl>
    <w:lvl w:ilvl="3" w:tplc="3A647FCE">
      <w:start w:val="1"/>
      <w:numFmt w:val="bullet"/>
      <w:lvlText w:val=""/>
      <w:lvlJc w:val="left"/>
      <w:pPr>
        <w:ind w:left="2880" w:hanging="360"/>
      </w:pPr>
      <w:rPr>
        <w:rFonts w:ascii="Symbol" w:hAnsi="Symbol" w:hint="default"/>
      </w:rPr>
    </w:lvl>
    <w:lvl w:ilvl="4" w:tplc="74E058FE">
      <w:start w:val="1"/>
      <w:numFmt w:val="bullet"/>
      <w:lvlText w:val="o"/>
      <w:lvlJc w:val="left"/>
      <w:pPr>
        <w:ind w:left="3600" w:hanging="360"/>
      </w:pPr>
      <w:rPr>
        <w:rFonts w:ascii="Courier New" w:hAnsi="Courier New" w:hint="default"/>
      </w:rPr>
    </w:lvl>
    <w:lvl w:ilvl="5" w:tplc="78BC3796">
      <w:start w:val="1"/>
      <w:numFmt w:val="bullet"/>
      <w:lvlText w:val=""/>
      <w:lvlJc w:val="left"/>
      <w:pPr>
        <w:ind w:left="4320" w:hanging="360"/>
      </w:pPr>
      <w:rPr>
        <w:rFonts w:ascii="Wingdings" w:hAnsi="Wingdings" w:hint="default"/>
      </w:rPr>
    </w:lvl>
    <w:lvl w:ilvl="6" w:tplc="05D65916">
      <w:start w:val="1"/>
      <w:numFmt w:val="bullet"/>
      <w:lvlText w:val=""/>
      <w:lvlJc w:val="left"/>
      <w:pPr>
        <w:ind w:left="5040" w:hanging="360"/>
      </w:pPr>
      <w:rPr>
        <w:rFonts w:ascii="Symbol" w:hAnsi="Symbol" w:hint="default"/>
      </w:rPr>
    </w:lvl>
    <w:lvl w:ilvl="7" w:tplc="293C5E5E">
      <w:start w:val="1"/>
      <w:numFmt w:val="bullet"/>
      <w:lvlText w:val="o"/>
      <w:lvlJc w:val="left"/>
      <w:pPr>
        <w:ind w:left="5760" w:hanging="360"/>
      </w:pPr>
      <w:rPr>
        <w:rFonts w:ascii="Courier New" w:hAnsi="Courier New" w:hint="default"/>
      </w:rPr>
    </w:lvl>
    <w:lvl w:ilvl="8" w:tplc="A420FAA4">
      <w:start w:val="1"/>
      <w:numFmt w:val="bullet"/>
      <w:lvlText w:val=""/>
      <w:lvlJc w:val="left"/>
      <w:pPr>
        <w:ind w:left="6480" w:hanging="360"/>
      </w:pPr>
      <w:rPr>
        <w:rFonts w:ascii="Wingdings" w:hAnsi="Wingdings" w:hint="default"/>
      </w:rPr>
    </w:lvl>
  </w:abstractNum>
  <w:abstractNum w:abstractNumId="18" w15:restartNumberingAfterBreak="0">
    <w:nsid w:val="476BA8C4"/>
    <w:multiLevelType w:val="hybridMultilevel"/>
    <w:tmpl w:val="E9C82814"/>
    <w:lvl w:ilvl="0" w:tplc="EB048836">
      <w:start w:val="1"/>
      <w:numFmt w:val="bullet"/>
      <w:lvlText w:val="·"/>
      <w:lvlJc w:val="left"/>
      <w:pPr>
        <w:ind w:left="720" w:hanging="360"/>
      </w:pPr>
      <w:rPr>
        <w:rFonts w:ascii="Symbol" w:hAnsi="Symbol" w:hint="default"/>
      </w:rPr>
    </w:lvl>
    <w:lvl w:ilvl="1" w:tplc="1DB2757A">
      <w:start w:val="1"/>
      <w:numFmt w:val="bullet"/>
      <w:lvlText w:val="o"/>
      <w:lvlJc w:val="left"/>
      <w:pPr>
        <w:ind w:left="1440" w:hanging="360"/>
      </w:pPr>
      <w:rPr>
        <w:rFonts w:ascii="Courier New" w:hAnsi="Courier New" w:hint="default"/>
      </w:rPr>
    </w:lvl>
    <w:lvl w:ilvl="2" w:tplc="2F32DA84">
      <w:start w:val="1"/>
      <w:numFmt w:val="bullet"/>
      <w:lvlText w:val=""/>
      <w:lvlJc w:val="left"/>
      <w:pPr>
        <w:ind w:left="2160" w:hanging="360"/>
      </w:pPr>
      <w:rPr>
        <w:rFonts w:ascii="Wingdings" w:hAnsi="Wingdings" w:hint="default"/>
      </w:rPr>
    </w:lvl>
    <w:lvl w:ilvl="3" w:tplc="7A58020A">
      <w:start w:val="1"/>
      <w:numFmt w:val="bullet"/>
      <w:lvlText w:val=""/>
      <w:lvlJc w:val="left"/>
      <w:pPr>
        <w:ind w:left="2880" w:hanging="360"/>
      </w:pPr>
      <w:rPr>
        <w:rFonts w:ascii="Symbol" w:hAnsi="Symbol" w:hint="default"/>
      </w:rPr>
    </w:lvl>
    <w:lvl w:ilvl="4" w:tplc="9300CACE">
      <w:start w:val="1"/>
      <w:numFmt w:val="bullet"/>
      <w:lvlText w:val="o"/>
      <w:lvlJc w:val="left"/>
      <w:pPr>
        <w:ind w:left="3600" w:hanging="360"/>
      </w:pPr>
      <w:rPr>
        <w:rFonts w:ascii="Courier New" w:hAnsi="Courier New" w:hint="default"/>
      </w:rPr>
    </w:lvl>
    <w:lvl w:ilvl="5" w:tplc="EF22783A">
      <w:start w:val="1"/>
      <w:numFmt w:val="bullet"/>
      <w:lvlText w:val=""/>
      <w:lvlJc w:val="left"/>
      <w:pPr>
        <w:ind w:left="4320" w:hanging="360"/>
      </w:pPr>
      <w:rPr>
        <w:rFonts w:ascii="Wingdings" w:hAnsi="Wingdings" w:hint="default"/>
      </w:rPr>
    </w:lvl>
    <w:lvl w:ilvl="6" w:tplc="C9CC4E06">
      <w:start w:val="1"/>
      <w:numFmt w:val="bullet"/>
      <w:lvlText w:val=""/>
      <w:lvlJc w:val="left"/>
      <w:pPr>
        <w:ind w:left="5040" w:hanging="360"/>
      </w:pPr>
      <w:rPr>
        <w:rFonts w:ascii="Symbol" w:hAnsi="Symbol" w:hint="default"/>
      </w:rPr>
    </w:lvl>
    <w:lvl w:ilvl="7" w:tplc="993E4788">
      <w:start w:val="1"/>
      <w:numFmt w:val="bullet"/>
      <w:lvlText w:val="o"/>
      <w:lvlJc w:val="left"/>
      <w:pPr>
        <w:ind w:left="5760" w:hanging="360"/>
      </w:pPr>
      <w:rPr>
        <w:rFonts w:ascii="Courier New" w:hAnsi="Courier New" w:hint="default"/>
      </w:rPr>
    </w:lvl>
    <w:lvl w:ilvl="8" w:tplc="BEAE8954">
      <w:start w:val="1"/>
      <w:numFmt w:val="bullet"/>
      <w:lvlText w:val=""/>
      <w:lvlJc w:val="left"/>
      <w:pPr>
        <w:ind w:left="6480" w:hanging="360"/>
      </w:pPr>
      <w:rPr>
        <w:rFonts w:ascii="Wingdings" w:hAnsi="Wingdings" w:hint="default"/>
      </w:rPr>
    </w:lvl>
  </w:abstractNum>
  <w:abstractNum w:abstractNumId="19" w15:restartNumberingAfterBreak="0">
    <w:nsid w:val="4D1CC3EA"/>
    <w:multiLevelType w:val="hybridMultilevel"/>
    <w:tmpl w:val="55D2DBE6"/>
    <w:lvl w:ilvl="0" w:tplc="9E3609BA">
      <w:start w:val="1"/>
      <w:numFmt w:val="bullet"/>
      <w:lvlText w:val="·"/>
      <w:lvlJc w:val="left"/>
      <w:pPr>
        <w:ind w:left="720" w:hanging="360"/>
      </w:pPr>
      <w:rPr>
        <w:rFonts w:ascii="Symbol" w:hAnsi="Symbol" w:hint="default"/>
      </w:rPr>
    </w:lvl>
    <w:lvl w:ilvl="1" w:tplc="8E70DEE2">
      <w:start w:val="1"/>
      <w:numFmt w:val="bullet"/>
      <w:lvlText w:val="o"/>
      <w:lvlJc w:val="left"/>
      <w:pPr>
        <w:ind w:left="1440" w:hanging="360"/>
      </w:pPr>
      <w:rPr>
        <w:rFonts w:ascii="Courier New" w:hAnsi="Courier New" w:hint="default"/>
      </w:rPr>
    </w:lvl>
    <w:lvl w:ilvl="2" w:tplc="1098D370">
      <w:start w:val="1"/>
      <w:numFmt w:val="bullet"/>
      <w:lvlText w:val=""/>
      <w:lvlJc w:val="left"/>
      <w:pPr>
        <w:ind w:left="2160" w:hanging="360"/>
      </w:pPr>
      <w:rPr>
        <w:rFonts w:ascii="Wingdings" w:hAnsi="Wingdings" w:hint="default"/>
      </w:rPr>
    </w:lvl>
    <w:lvl w:ilvl="3" w:tplc="2F6A56C4">
      <w:start w:val="1"/>
      <w:numFmt w:val="bullet"/>
      <w:lvlText w:val=""/>
      <w:lvlJc w:val="left"/>
      <w:pPr>
        <w:ind w:left="2880" w:hanging="360"/>
      </w:pPr>
      <w:rPr>
        <w:rFonts w:ascii="Symbol" w:hAnsi="Symbol" w:hint="default"/>
      </w:rPr>
    </w:lvl>
    <w:lvl w:ilvl="4" w:tplc="03E82DE0">
      <w:start w:val="1"/>
      <w:numFmt w:val="bullet"/>
      <w:lvlText w:val="o"/>
      <w:lvlJc w:val="left"/>
      <w:pPr>
        <w:ind w:left="3600" w:hanging="360"/>
      </w:pPr>
      <w:rPr>
        <w:rFonts w:ascii="Courier New" w:hAnsi="Courier New" w:hint="default"/>
      </w:rPr>
    </w:lvl>
    <w:lvl w:ilvl="5" w:tplc="4176DB68">
      <w:start w:val="1"/>
      <w:numFmt w:val="bullet"/>
      <w:lvlText w:val=""/>
      <w:lvlJc w:val="left"/>
      <w:pPr>
        <w:ind w:left="4320" w:hanging="360"/>
      </w:pPr>
      <w:rPr>
        <w:rFonts w:ascii="Wingdings" w:hAnsi="Wingdings" w:hint="default"/>
      </w:rPr>
    </w:lvl>
    <w:lvl w:ilvl="6" w:tplc="B4243B72">
      <w:start w:val="1"/>
      <w:numFmt w:val="bullet"/>
      <w:lvlText w:val=""/>
      <w:lvlJc w:val="left"/>
      <w:pPr>
        <w:ind w:left="5040" w:hanging="360"/>
      </w:pPr>
      <w:rPr>
        <w:rFonts w:ascii="Symbol" w:hAnsi="Symbol" w:hint="default"/>
      </w:rPr>
    </w:lvl>
    <w:lvl w:ilvl="7" w:tplc="CE88AD8A">
      <w:start w:val="1"/>
      <w:numFmt w:val="bullet"/>
      <w:lvlText w:val="o"/>
      <w:lvlJc w:val="left"/>
      <w:pPr>
        <w:ind w:left="5760" w:hanging="360"/>
      </w:pPr>
      <w:rPr>
        <w:rFonts w:ascii="Courier New" w:hAnsi="Courier New" w:hint="default"/>
      </w:rPr>
    </w:lvl>
    <w:lvl w:ilvl="8" w:tplc="FA66D5D0">
      <w:start w:val="1"/>
      <w:numFmt w:val="bullet"/>
      <w:lvlText w:val=""/>
      <w:lvlJc w:val="left"/>
      <w:pPr>
        <w:ind w:left="6480" w:hanging="360"/>
      </w:pPr>
      <w:rPr>
        <w:rFonts w:ascii="Wingdings" w:hAnsi="Wingdings" w:hint="default"/>
      </w:rPr>
    </w:lvl>
  </w:abstractNum>
  <w:abstractNum w:abstractNumId="20" w15:restartNumberingAfterBreak="0">
    <w:nsid w:val="4F7BB9A7"/>
    <w:multiLevelType w:val="hybridMultilevel"/>
    <w:tmpl w:val="E8C0CF72"/>
    <w:lvl w:ilvl="0" w:tplc="04F46B10">
      <w:start w:val="1"/>
      <w:numFmt w:val="bullet"/>
      <w:lvlText w:val="·"/>
      <w:lvlJc w:val="left"/>
      <w:pPr>
        <w:ind w:left="720" w:hanging="360"/>
      </w:pPr>
      <w:rPr>
        <w:rFonts w:ascii="Symbol" w:hAnsi="Symbol" w:hint="default"/>
      </w:rPr>
    </w:lvl>
    <w:lvl w:ilvl="1" w:tplc="A8D2FD46">
      <w:start w:val="1"/>
      <w:numFmt w:val="bullet"/>
      <w:lvlText w:val="o"/>
      <w:lvlJc w:val="left"/>
      <w:pPr>
        <w:ind w:left="1440" w:hanging="360"/>
      </w:pPr>
      <w:rPr>
        <w:rFonts w:ascii="Courier New" w:hAnsi="Courier New" w:hint="default"/>
      </w:rPr>
    </w:lvl>
    <w:lvl w:ilvl="2" w:tplc="2F0897C2">
      <w:start w:val="1"/>
      <w:numFmt w:val="bullet"/>
      <w:lvlText w:val=""/>
      <w:lvlJc w:val="left"/>
      <w:pPr>
        <w:ind w:left="2160" w:hanging="360"/>
      </w:pPr>
      <w:rPr>
        <w:rFonts w:ascii="Wingdings" w:hAnsi="Wingdings" w:hint="default"/>
      </w:rPr>
    </w:lvl>
    <w:lvl w:ilvl="3" w:tplc="5D1C8460">
      <w:start w:val="1"/>
      <w:numFmt w:val="bullet"/>
      <w:lvlText w:val=""/>
      <w:lvlJc w:val="left"/>
      <w:pPr>
        <w:ind w:left="2880" w:hanging="360"/>
      </w:pPr>
      <w:rPr>
        <w:rFonts w:ascii="Symbol" w:hAnsi="Symbol" w:hint="default"/>
      </w:rPr>
    </w:lvl>
    <w:lvl w:ilvl="4" w:tplc="BDFC0A12">
      <w:start w:val="1"/>
      <w:numFmt w:val="bullet"/>
      <w:lvlText w:val="o"/>
      <w:lvlJc w:val="left"/>
      <w:pPr>
        <w:ind w:left="3600" w:hanging="360"/>
      </w:pPr>
      <w:rPr>
        <w:rFonts w:ascii="Courier New" w:hAnsi="Courier New" w:hint="default"/>
      </w:rPr>
    </w:lvl>
    <w:lvl w:ilvl="5" w:tplc="D6CA9388">
      <w:start w:val="1"/>
      <w:numFmt w:val="bullet"/>
      <w:lvlText w:val=""/>
      <w:lvlJc w:val="left"/>
      <w:pPr>
        <w:ind w:left="4320" w:hanging="360"/>
      </w:pPr>
      <w:rPr>
        <w:rFonts w:ascii="Wingdings" w:hAnsi="Wingdings" w:hint="default"/>
      </w:rPr>
    </w:lvl>
    <w:lvl w:ilvl="6" w:tplc="464C4EC2">
      <w:start w:val="1"/>
      <w:numFmt w:val="bullet"/>
      <w:lvlText w:val=""/>
      <w:lvlJc w:val="left"/>
      <w:pPr>
        <w:ind w:left="5040" w:hanging="360"/>
      </w:pPr>
      <w:rPr>
        <w:rFonts w:ascii="Symbol" w:hAnsi="Symbol" w:hint="default"/>
      </w:rPr>
    </w:lvl>
    <w:lvl w:ilvl="7" w:tplc="F2788708">
      <w:start w:val="1"/>
      <w:numFmt w:val="bullet"/>
      <w:lvlText w:val="o"/>
      <w:lvlJc w:val="left"/>
      <w:pPr>
        <w:ind w:left="5760" w:hanging="360"/>
      </w:pPr>
      <w:rPr>
        <w:rFonts w:ascii="Courier New" w:hAnsi="Courier New" w:hint="default"/>
      </w:rPr>
    </w:lvl>
    <w:lvl w:ilvl="8" w:tplc="E40C37C4">
      <w:start w:val="1"/>
      <w:numFmt w:val="bullet"/>
      <w:lvlText w:val=""/>
      <w:lvlJc w:val="left"/>
      <w:pPr>
        <w:ind w:left="6480" w:hanging="360"/>
      </w:pPr>
      <w:rPr>
        <w:rFonts w:ascii="Wingdings" w:hAnsi="Wingdings" w:hint="default"/>
      </w:rPr>
    </w:lvl>
  </w:abstractNum>
  <w:abstractNum w:abstractNumId="21" w15:restartNumberingAfterBreak="0">
    <w:nsid w:val="6FC56AB6"/>
    <w:multiLevelType w:val="hybridMultilevel"/>
    <w:tmpl w:val="553E99D8"/>
    <w:lvl w:ilvl="0" w:tplc="A1D01032">
      <w:start w:val="1"/>
      <w:numFmt w:val="bullet"/>
      <w:lvlText w:val="·"/>
      <w:lvlJc w:val="left"/>
      <w:pPr>
        <w:ind w:left="720" w:hanging="360"/>
      </w:pPr>
      <w:rPr>
        <w:rFonts w:ascii="Symbol" w:hAnsi="Symbol" w:hint="default"/>
      </w:rPr>
    </w:lvl>
    <w:lvl w:ilvl="1" w:tplc="9D8ED224">
      <w:start w:val="1"/>
      <w:numFmt w:val="bullet"/>
      <w:lvlText w:val="o"/>
      <w:lvlJc w:val="left"/>
      <w:pPr>
        <w:ind w:left="1440" w:hanging="360"/>
      </w:pPr>
      <w:rPr>
        <w:rFonts w:ascii="Courier New" w:hAnsi="Courier New" w:hint="default"/>
      </w:rPr>
    </w:lvl>
    <w:lvl w:ilvl="2" w:tplc="44967BE6">
      <w:start w:val="1"/>
      <w:numFmt w:val="bullet"/>
      <w:lvlText w:val=""/>
      <w:lvlJc w:val="left"/>
      <w:pPr>
        <w:ind w:left="2160" w:hanging="360"/>
      </w:pPr>
      <w:rPr>
        <w:rFonts w:ascii="Wingdings" w:hAnsi="Wingdings" w:hint="default"/>
      </w:rPr>
    </w:lvl>
    <w:lvl w:ilvl="3" w:tplc="C4E4D7F8">
      <w:start w:val="1"/>
      <w:numFmt w:val="bullet"/>
      <w:lvlText w:val=""/>
      <w:lvlJc w:val="left"/>
      <w:pPr>
        <w:ind w:left="2880" w:hanging="360"/>
      </w:pPr>
      <w:rPr>
        <w:rFonts w:ascii="Symbol" w:hAnsi="Symbol" w:hint="default"/>
      </w:rPr>
    </w:lvl>
    <w:lvl w:ilvl="4" w:tplc="01768162">
      <w:start w:val="1"/>
      <w:numFmt w:val="bullet"/>
      <w:lvlText w:val="o"/>
      <w:lvlJc w:val="left"/>
      <w:pPr>
        <w:ind w:left="3600" w:hanging="360"/>
      </w:pPr>
      <w:rPr>
        <w:rFonts w:ascii="Courier New" w:hAnsi="Courier New" w:hint="default"/>
      </w:rPr>
    </w:lvl>
    <w:lvl w:ilvl="5" w:tplc="04662B3C">
      <w:start w:val="1"/>
      <w:numFmt w:val="bullet"/>
      <w:lvlText w:val=""/>
      <w:lvlJc w:val="left"/>
      <w:pPr>
        <w:ind w:left="4320" w:hanging="360"/>
      </w:pPr>
      <w:rPr>
        <w:rFonts w:ascii="Wingdings" w:hAnsi="Wingdings" w:hint="default"/>
      </w:rPr>
    </w:lvl>
    <w:lvl w:ilvl="6" w:tplc="02F6F0EC">
      <w:start w:val="1"/>
      <w:numFmt w:val="bullet"/>
      <w:lvlText w:val=""/>
      <w:lvlJc w:val="left"/>
      <w:pPr>
        <w:ind w:left="5040" w:hanging="360"/>
      </w:pPr>
      <w:rPr>
        <w:rFonts w:ascii="Symbol" w:hAnsi="Symbol" w:hint="default"/>
      </w:rPr>
    </w:lvl>
    <w:lvl w:ilvl="7" w:tplc="5060C67A">
      <w:start w:val="1"/>
      <w:numFmt w:val="bullet"/>
      <w:lvlText w:val="o"/>
      <w:lvlJc w:val="left"/>
      <w:pPr>
        <w:ind w:left="5760" w:hanging="360"/>
      </w:pPr>
      <w:rPr>
        <w:rFonts w:ascii="Courier New" w:hAnsi="Courier New" w:hint="default"/>
      </w:rPr>
    </w:lvl>
    <w:lvl w:ilvl="8" w:tplc="C7ACA3C6">
      <w:start w:val="1"/>
      <w:numFmt w:val="bullet"/>
      <w:lvlText w:val=""/>
      <w:lvlJc w:val="left"/>
      <w:pPr>
        <w:ind w:left="6480" w:hanging="360"/>
      </w:pPr>
      <w:rPr>
        <w:rFonts w:ascii="Wingdings" w:hAnsi="Wingdings" w:hint="default"/>
      </w:rPr>
    </w:lvl>
  </w:abstractNum>
  <w:abstractNum w:abstractNumId="22" w15:restartNumberingAfterBreak="0">
    <w:nsid w:val="73A46EF0"/>
    <w:multiLevelType w:val="hybridMultilevel"/>
    <w:tmpl w:val="58123340"/>
    <w:lvl w:ilvl="0" w:tplc="85626D32">
      <w:start w:val="1"/>
      <w:numFmt w:val="bullet"/>
      <w:lvlText w:val="-"/>
      <w:lvlJc w:val="left"/>
      <w:pPr>
        <w:ind w:left="720" w:hanging="360"/>
      </w:pPr>
      <w:rPr>
        <w:rFonts w:ascii="Calibri" w:hAnsi="Calibri" w:hint="default"/>
      </w:rPr>
    </w:lvl>
    <w:lvl w:ilvl="1" w:tplc="9D146E52">
      <w:start w:val="1"/>
      <w:numFmt w:val="bullet"/>
      <w:lvlText w:val="o"/>
      <w:lvlJc w:val="left"/>
      <w:pPr>
        <w:ind w:left="1440" w:hanging="360"/>
      </w:pPr>
      <w:rPr>
        <w:rFonts w:ascii="Courier New" w:hAnsi="Courier New" w:hint="default"/>
      </w:rPr>
    </w:lvl>
    <w:lvl w:ilvl="2" w:tplc="9D7882AC">
      <w:start w:val="1"/>
      <w:numFmt w:val="bullet"/>
      <w:lvlText w:val=""/>
      <w:lvlJc w:val="left"/>
      <w:pPr>
        <w:ind w:left="2160" w:hanging="360"/>
      </w:pPr>
      <w:rPr>
        <w:rFonts w:ascii="Wingdings" w:hAnsi="Wingdings" w:hint="default"/>
      </w:rPr>
    </w:lvl>
    <w:lvl w:ilvl="3" w:tplc="64B871BA">
      <w:start w:val="1"/>
      <w:numFmt w:val="bullet"/>
      <w:lvlText w:val=""/>
      <w:lvlJc w:val="left"/>
      <w:pPr>
        <w:ind w:left="2880" w:hanging="360"/>
      </w:pPr>
      <w:rPr>
        <w:rFonts w:ascii="Symbol" w:hAnsi="Symbol" w:hint="default"/>
      </w:rPr>
    </w:lvl>
    <w:lvl w:ilvl="4" w:tplc="6BCC0E22">
      <w:start w:val="1"/>
      <w:numFmt w:val="bullet"/>
      <w:lvlText w:val="o"/>
      <w:lvlJc w:val="left"/>
      <w:pPr>
        <w:ind w:left="3600" w:hanging="360"/>
      </w:pPr>
      <w:rPr>
        <w:rFonts w:ascii="Courier New" w:hAnsi="Courier New" w:hint="default"/>
      </w:rPr>
    </w:lvl>
    <w:lvl w:ilvl="5" w:tplc="AFBC57C0">
      <w:start w:val="1"/>
      <w:numFmt w:val="bullet"/>
      <w:lvlText w:val=""/>
      <w:lvlJc w:val="left"/>
      <w:pPr>
        <w:ind w:left="4320" w:hanging="360"/>
      </w:pPr>
      <w:rPr>
        <w:rFonts w:ascii="Wingdings" w:hAnsi="Wingdings" w:hint="default"/>
      </w:rPr>
    </w:lvl>
    <w:lvl w:ilvl="6" w:tplc="BA18DEA0">
      <w:start w:val="1"/>
      <w:numFmt w:val="bullet"/>
      <w:lvlText w:val=""/>
      <w:lvlJc w:val="left"/>
      <w:pPr>
        <w:ind w:left="5040" w:hanging="360"/>
      </w:pPr>
      <w:rPr>
        <w:rFonts w:ascii="Symbol" w:hAnsi="Symbol" w:hint="default"/>
      </w:rPr>
    </w:lvl>
    <w:lvl w:ilvl="7" w:tplc="3B5475FC">
      <w:start w:val="1"/>
      <w:numFmt w:val="bullet"/>
      <w:lvlText w:val="o"/>
      <w:lvlJc w:val="left"/>
      <w:pPr>
        <w:ind w:left="5760" w:hanging="360"/>
      </w:pPr>
      <w:rPr>
        <w:rFonts w:ascii="Courier New" w:hAnsi="Courier New" w:hint="default"/>
      </w:rPr>
    </w:lvl>
    <w:lvl w:ilvl="8" w:tplc="E97A6CF6">
      <w:start w:val="1"/>
      <w:numFmt w:val="bullet"/>
      <w:lvlText w:val=""/>
      <w:lvlJc w:val="left"/>
      <w:pPr>
        <w:ind w:left="6480" w:hanging="360"/>
      </w:pPr>
      <w:rPr>
        <w:rFonts w:ascii="Wingdings" w:hAnsi="Wingdings" w:hint="default"/>
      </w:rPr>
    </w:lvl>
  </w:abstractNum>
  <w:num w:numId="1" w16cid:durableId="2118526766">
    <w:abstractNumId w:val="13"/>
  </w:num>
  <w:num w:numId="2" w16cid:durableId="1369065019">
    <w:abstractNumId w:val="6"/>
  </w:num>
  <w:num w:numId="3" w16cid:durableId="1021778766">
    <w:abstractNumId w:val="2"/>
  </w:num>
  <w:num w:numId="4" w16cid:durableId="524291699">
    <w:abstractNumId w:val="17"/>
  </w:num>
  <w:num w:numId="5" w16cid:durableId="2102558571">
    <w:abstractNumId w:val="22"/>
  </w:num>
  <w:num w:numId="6" w16cid:durableId="1999727459">
    <w:abstractNumId w:val="3"/>
  </w:num>
  <w:num w:numId="7" w16cid:durableId="77678360">
    <w:abstractNumId w:val="10"/>
  </w:num>
  <w:num w:numId="8" w16cid:durableId="1501965137">
    <w:abstractNumId w:val="1"/>
  </w:num>
  <w:num w:numId="9" w16cid:durableId="1960183335">
    <w:abstractNumId w:val="20"/>
  </w:num>
  <w:num w:numId="10" w16cid:durableId="236600180">
    <w:abstractNumId w:val="19"/>
  </w:num>
  <w:num w:numId="11" w16cid:durableId="1034814689">
    <w:abstractNumId w:val="9"/>
  </w:num>
  <w:num w:numId="12" w16cid:durableId="1954827702">
    <w:abstractNumId w:val="5"/>
  </w:num>
  <w:num w:numId="13" w16cid:durableId="1639988023">
    <w:abstractNumId w:val="8"/>
  </w:num>
  <w:num w:numId="14" w16cid:durableId="2039162914">
    <w:abstractNumId w:val="16"/>
  </w:num>
  <w:num w:numId="15" w16cid:durableId="1194807571">
    <w:abstractNumId w:val="7"/>
  </w:num>
  <w:num w:numId="16" w16cid:durableId="1731922025">
    <w:abstractNumId w:val="21"/>
  </w:num>
  <w:num w:numId="17" w16cid:durableId="442309494">
    <w:abstractNumId w:val="18"/>
  </w:num>
  <w:num w:numId="18" w16cid:durableId="1015300667">
    <w:abstractNumId w:val="12"/>
  </w:num>
  <w:num w:numId="19" w16cid:durableId="332608698">
    <w:abstractNumId w:val="14"/>
  </w:num>
  <w:num w:numId="20" w16cid:durableId="1379892871">
    <w:abstractNumId w:val="0"/>
  </w:num>
  <w:num w:numId="21" w16cid:durableId="1718314425">
    <w:abstractNumId w:val="11"/>
  </w:num>
  <w:num w:numId="22" w16cid:durableId="650986623">
    <w:abstractNumId w:val="15"/>
    <w:lvlOverride w:ilvl="0">
      <w:startOverride w:val="1"/>
    </w:lvlOverride>
  </w:num>
  <w:num w:numId="23" w16cid:durableId="4099283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E7"/>
    <w:rsid w:val="00003363"/>
    <w:rsid w:val="000047DD"/>
    <w:rsid w:val="00013716"/>
    <w:rsid w:val="00015572"/>
    <w:rsid w:val="00017C8C"/>
    <w:rsid w:val="00022A9D"/>
    <w:rsid w:val="00030D67"/>
    <w:rsid w:val="00031164"/>
    <w:rsid w:val="00036068"/>
    <w:rsid w:val="00051CF8"/>
    <w:rsid w:val="00054AE0"/>
    <w:rsid w:val="00055E68"/>
    <w:rsid w:val="000606A8"/>
    <w:rsid w:val="00077793"/>
    <w:rsid w:val="0008101A"/>
    <w:rsid w:val="00081907"/>
    <w:rsid w:val="0008488E"/>
    <w:rsid w:val="00087A0A"/>
    <w:rsid w:val="0009129A"/>
    <w:rsid w:val="00095B71"/>
    <w:rsid w:val="00097E8F"/>
    <w:rsid w:val="000A2BC2"/>
    <w:rsid w:val="000A4A71"/>
    <w:rsid w:val="000B0FD0"/>
    <w:rsid w:val="000B40CB"/>
    <w:rsid w:val="000C7B58"/>
    <w:rsid w:val="000D34CD"/>
    <w:rsid w:val="000E211D"/>
    <w:rsid w:val="000F2E07"/>
    <w:rsid w:val="000F5F7A"/>
    <w:rsid w:val="000F780C"/>
    <w:rsid w:val="001052D2"/>
    <w:rsid w:val="001109E8"/>
    <w:rsid w:val="0011162F"/>
    <w:rsid w:val="00115FF2"/>
    <w:rsid w:val="001319A3"/>
    <w:rsid w:val="001331C8"/>
    <w:rsid w:val="001354A2"/>
    <w:rsid w:val="00137B1F"/>
    <w:rsid w:val="001419F4"/>
    <w:rsid w:val="00142B62"/>
    <w:rsid w:val="0015757C"/>
    <w:rsid w:val="0016385A"/>
    <w:rsid w:val="0016515F"/>
    <w:rsid w:val="001672FE"/>
    <w:rsid w:val="001762D5"/>
    <w:rsid w:val="00177187"/>
    <w:rsid w:val="001814A4"/>
    <w:rsid w:val="00183215"/>
    <w:rsid w:val="001844F0"/>
    <w:rsid w:val="00184DDD"/>
    <w:rsid w:val="00184EA6"/>
    <w:rsid w:val="001860AB"/>
    <w:rsid w:val="00193598"/>
    <w:rsid w:val="001942F0"/>
    <w:rsid w:val="00194718"/>
    <w:rsid w:val="001A1400"/>
    <w:rsid w:val="001A176E"/>
    <w:rsid w:val="001A6A26"/>
    <w:rsid w:val="001C1F7B"/>
    <w:rsid w:val="00201621"/>
    <w:rsid w:val="0021199B"/>
    <w:rsid w:val="00213CE5"/>
    <w:rsid w:val="00216598"/>
    <w:rsid w:val="00219EC9"/>
    <w:rsid w:val="00220789"/>
    <w:rsid w:val="00223A91"/>
    <w:rsid w:val="00224572"/>
    <w:rsid w:val="0023031D"/>
    <w:rsid w:val="00230DF2"/>
    <w:rsid w:val="00233780"/>
    <w:rsid w:val="00241EC7"/>
    <w:rsid w:val="00243629"/>
    <w:rsid w:val="0024632A"/>
    <w:rsid w:val="002534CD"/>
    <w:rsid w:val="0025631A"/>
    <w:rsid w:val="00266368"/>
    <w:rsid w:val="00266EA0"/>
    <w:rsid w:val="00275536"/>
    <w:rsid w:val="002763E5"/>
    <w:rsid w:val="00277F3B"/>
    <w:rsid w:val="00284D9D"/>
    <w:rsid w:val="002A4550"/>
    <w:rsid w:val="002A473C"/>
    <w:rsid w:val="002AEC41"/>
    <w:rsid w:val="002C11EB"/>
    <w:rsid w:val="002C2BA8"/>
    <w:rsid w:val="002C463B"/>
    <w:rsid w:val="002C5995"/>
    <w:rsid w:val="002C59D3"/>
    <w:rsid w:val="002C6756"/>
    <w:rsid w:val="002C67B8"/>
    <w:rsid w:val="002D24CE"/>
    <w:rsid w:val="002D2915"/>
    <w:rsid w:val="002D297C"/>
    <w:rsid w:val="002D78BB"/>
    <w:rsid w:val="002D7EB5"/>
    <w:rsid w:val="002E1680"/>
    <w:rsid w:val="002E42FA"/>
    <w:rsid w:val="002E566C"/>
    <w:rsid w:val="002E68BC"/>
    <w:rsid w:val="002E6E3F"/>
    <w:rsid w:val="002E771A"/>
    <w:rsid w:val="002F4477"/>
    <w:rsid w:val="002F4753"/>
    <w:rsid w:val="00307012"/>
    <w:rsid w:val="00316765"/>
    <w:rsid w:val="00325243"/>
    <w:rsid w:val="00325D74"/>
    <w:rsid w:val="00340AAC"/>
    <w:rsid w:val="00342B13"/>
    <w:rsid w:val="00342EDC"/>
    <w:rsid w:val="00346561"/>
    <w:rsid w:val="00357F5D"/>
    <w:rsid w:val="003611E6"/>
    <w:rsid w:val="003648F6"/>
    <w:rsid w:val="00365BFC"/>
    <w:rsid w:val="0036746A"/>
    <w:rsid w:val="00375190"/>
    <w:rsid w:val="0037704A"/>
    <w:rsid w:val="00377CC9"/>
    <w:rsid w:val="00385A11"/>
    <w:rsid w:val="003920ED"/>
    <w:rsid w:val="003943DA"/>
    <w:rsid w:val="0039578D"/>
    <w:rsid w:val="00397861"/>
    <w:rsid w:val="003A0D26"/>
    <w:rsid w:val="003A78C4"/>
    <w:rsid w:val="003B1826"/>
    <w:rsid w:val="003B2F19"/>
    <w:rsid w:val="003B3477"/>
    <w:rsid w:val="003B4B49"/>
    <w:rsid w:val="003B5A1C"/>
    <w:rsid w:val="003B7E49"/>
    <w:rsid w:val="003C533F"/>
    <w:rsid w:val="003D0400"/>
    <w:rsid w:val="003E23C1"/>
    <w:rsid w:val="003E52B6"/>
    <w:rsid w:val="003F248A"/>
    <w:rsid w:val="00406DA8"/>
    <w:rsid w:val="004072BE"/>
    <w:rsid w:val="00427346"/>
    <w:rsid w:val="00434770"/>
    <w:rsid w:val="00439002"/>
    <w:rsid w:val="00441F7D"/>
    <w:rsid w:val="004440A9"/>
    <w:rsid w:val="00447739"/>
    <w:rsid w:val="0045636D"/>
    <w:rsid w:val="00457B0F"/>
    <w:rsid w:val="00461A3C"/>
    <w:rsid w:val="00464121"/>
    <w:rsid w:val="00466222"/>
    <w:rsid w:val="0047454B"/>
    <w:rsid w:val="00476E8E"/>
    <w:rsid w:val="00484A7E"/>
    <w:rsid w:val="0048686E"/>
    <w:rsid w:val="00497A4B"/>
    <w:rsid w:val="004A22D8"/>
    <w:rsid w:val="004A260D"/>
    <w:rsid w:val="004B2A38"/>
    <w:rsid w:val="004B3E02"/>
    <w:rsid w:val="004B5C53"/>
    <w:rsid w:val="004B5CD4"/>
    <w:rsid w:val="004C3CA8"/>
    <w:rsid w:val="004D5EBC"/>
    <w:rsid w:val="004D7A18"/>
    <w:rsid w:val="004F7377"/>
    <w:rsid w:val="00500393"/>
    <w:rsid w:val="00501161"/>
    <w:rsid w:val="00507D4A"/>
    <w:rsid w:val="00510FD8"/>
    <w:rsid w:val="005112AD"/>
    <w:rsid w:val="00512809"/>
    <w:rsid w:val="00514B5E"/>
    <w:rsid w:val="0052247F"/>
    <w:rsid w:val="00531015"/>
    <w:rsid w:val="005327FD"/>
    <w:rsid w:val="00532B5C"/>
    <w:rsid w:val="005332DA"/>
    <w:rsid w:val="00541E6C"/>
    <w:rsid w:val="00543842"/>
    <w:rsid w:val="00543B97"/>
    <w:rsid w:val="005474C3"/>
    <w:rsid w:val="00557EE4"/>
    <w:rsid w:val="0056495B"/>
    <w:rsid w:val="00577365"/>
    <w:rsid w:val="00581B41"/>
    <w:rsid w:val="005827E7"/>
    <w:rsid w:val="005872C4"/>
    <w:rsid w:val="00590146"/>
    <w:rsid w:val="005945F4"/>
    <w:rsid w:val="0059502D"/>
    <w:rsid w:val="0059693C"/>
    <w:rsid w:val="005A04F5"/>
    <w:rsid w:val="005A12AC"/>
    <w:rsid w:val="005A26E0"/>
    <w:rsid w:val="005A2FEE"/>
    <w:rsid w:val="005B1B04"/>
    <w:rsid w:val="005B3B0F"/>
    <w:rsid w:val="005B3C7D"/>
    <w:rsid w:val="005B4187"/>
    <w:rsid w:val="005C2840"/>
    <w:rsid w:val="005C5668"/>
    <w:rsid w:val="005C6CBE"/>
    <w:rsid w:val="005D2918"/>
    <w:rsid w:val="005E1173"/>
    <w:rsid w:val="005E12E2"/>
    <w:rsid w:val="005E1C41"/>
    <w:rsid w:val="005E1DD1"/>
    <w:rsid w:val="005E3725"/>
    <w:rsid w:val="005F566E"/>
    <w:rsid w:val="005F6D64"/>
    <w:rsid w:val="00612E95"/>
    <w:rsid w:val="00615220"/>
    <w:rsid w:val="00616A91"/>
    <w:rsid w:val="006174C8"/>
    <w:rsid w:val="00621D65"/>
    <w:rsid w:val="0062666A"/>
    <w:rsid w:val="00626C97"/>
    <w:rsid w:val="006274C0"/>
    <w:rsid w:val="00630668"/>
    <w:rsid w:val="006345F0"/>
    <w:rsid w:val="00647541"/>
    <w:rsid w:val="006519C7"/>
    <w:rsid w:val="00651AE8"/>
    <w:rsid w:val="0065303D"/>
    <w:rsid w:val="00654746"/>
    <w:rsid w:val="00656FCC"/>
    <w:rsid w:val="00657F58"/>
    <w:rsid w:val="00660B7B"/>
    <w:rsid w:val="006649A9"/>
    <w:rsid w:val="00665EB7"/>
    <w:rsid w:val="006706D9"/>
    <w:rsid w:val="00677DF4"/>
    <w:rsid w:val="0068761B"/>
    <w:rsid w:val="00693BEE"/>
    <w:rsid w:val="00696195"/>
    <w:rsid w:val="006A3A66"/>
    <w:rsid w:val="006C1F98"/>
    <w:rsid w:val="006D5BB6"/>
    <w:rsid w:val="006E1EC9"/>
    <w:rsid w:val="006E4CBE"/>
    <w:rsid w:val="006E7C81"/>
    <w:rsid w:val="006F4C17"/>
    <w:rsid w:val="00711A9C"/>
    <w:rsid w:val="00712580"/>
    <w:rsid w:val="00713E90"/>
    <w:rsid w:val="0071662A"/>
    <w:rsid w:val="00717591"/>
    <w:rsid w:val="00723821"/>
    <w:rsid w:val="00724837"/>
    <w:rsid w:val="00726E50"/>
    <w:rsid w:val="00733177"/>
    <w:rsid w:val="007344BF"/>
    <w:rsid w:val="00745908"/>
    <w:rsid w:val="00751C5D"/>
    <w:rsid w:val="0075388F"/>
    <w:rsid w:val="00757015"/>
    <w:rsid w:val="007601E8"/>
    <w:rsid w:val="0076073A"/>
    <w:rsid w:val="00760A6B"/>
    <w:rsid w:val="00761711"/>
    <w:rsid w:val="00770095"/>
    <w:rsid w:val="00773D5F"/>
    <w:rsid w:val="00774878"/>
    <w:rsid w:val="0077545B"/>
    <w:rsid w:val="00781104"/>
    <w:rsid w:val="007825EC"/>
    <w:rsid w:val="007851EA"/>
    <w:rsid w:val="00790ED2"/>
    <w:rsid w:val="00796F60"/>
    <w:rsid w:val="007A1637"/>
    <w:rsid w:val="007B0269"/>
    <w:rsid w:val="007B2591"/>
    <w:rsid w:val="007B4C8F"/>
    <w:rsid w:val="007B5A05"/>
    <w:rsid w:val="007B5B15"/>
    <w:rsid w:val="007B6FE8"/>
    <w:rsid w:val="007C76A4"/>
    <w:rsid w:val="007C7A28"/>
    <w:rsid w:val="007D11BE"/>
    <w:rsid w:val="007D33A6"/>
    <w:rsid w:val="007D4610"/>
    <w:rsid w:val="007D65A6"/>
    <w:rsid w:val="007E0C69"/>
    <w:rsid w:val="007F5D69"/>
    <w:rsid w:val="007F5F4A"/>
    <w:rsid w:val="008001BD"/>
    <w:rsid w:val="00805930"/>
    <w:rsid w:val="00811232"/>
    <w:rsid w:val="008149D9"/>
    <w:rsid w:val="00820AA3"/>
    <w:rsid w:val="008233D1"/>
    <w:rsid w:val="0082589B"/>
    <w:rsid w:val="008304DC"/>
    <w:rsid w:val="0083051C"/>
    <w:rsid w:val="00834DF0"/>
    <w:rsid w:val="0084337C"/>
    <w:rsid w:val="008448D2"/>
    <w:rsid w:val="008511C8"/>
    <w:rsid w:val="00851E72"/>
    <w:rsid w:val="00857579"/>
    <w:rsid w:val="00864D9F"/>
    <w:rsid w:val="00867CEA"/>
    <w:rsid w:val="00875214"/>
    <w:rsid w:val="008843C8"/>
    <w:rsid w:val="008879FE"/>
    <w:rsid w:val="00897B5C"/>
    <w:rsid w:val="008B2BDD"/>
    <w:rsid w:val="008B6B64"/>
    <w:rsid w:val="008C723F"/>
    <w:rsid w:val="008C7AD7"/>
    <w:rsid w:val="008E08F3"/>
    <w:rsid w:val="008E4964"/>
    <w:rsid w:val="008E83A2"/>
    <w:rsid w:val="008F4547"/>
    <w:rsid w:val="008F63FF"/>
    <w:rsid w:val="00901CCE"/>
    <w:rsid w:val="0091672E"/>
    <w:rsid w:val="009229C2"/>
    <w:rsid w:val="00924477"/>
    <w:rsid w:val="009273BC"/>
    <w:rsid w:val="00930373"/>
    <w:rsid w:val="009315D3"/>
    <w:rsid w:val="0093262E"/>
    <w:rsid w:val="00943A17"/>
    <w:rsid w:val="00944EC2"/>
    <w:rsid w:val="00957400"/>
    <w:rsid w:val="009603CB"/>
    <w:rsid w:val="009679FC"/>
    <w:rsid w:val="00967CF6"/>
    <w:rsid w:val="0098271C"/>
    <w:rsid w:val="00982F38"/>
    <w:rsid w:val="00982F48"/>
    <w:rsid w:val="00986697"/>
    <w:rsid w:val="009867BE"/>
    <w:rsid w:val="00987BFE"/>
    <w:rsid w:val="00991349"/>
    <w:rsid w:val="009B1521"/>
    <w:rsid w:val="009B4D9C"/>
    <w:rsid w:val="009B52AC"/>
    <w:rsid w:val="009B6295"/>
    <w:rsid w:val="009B78E9"/>
    <w:rsid w:val="009C4314"/>
    <w:rsid w:val="009C556E"/>
    <w:rsid w:val="009C66D1"/>
    <w:rsid w:val="009C7FAD"/>
    <w:rsid w:val="009D07CC"/>
    <w:rsid w:val="009D38D0"/>
    <w:rsid w:val="009E09F1"/>
    <w:rsid w:val="009E12B0"/>
    <w:rsid w:val="009E31DA"/>
    <w:rsid w:val="009E5C3D"/>
    <w:rsid w:val="009E6BB4"/>
    <w:rsid w:val="009F0A67"/>
    <w:rsid w:val="009F22D1"/>
    <w:rsid w:val="009F2EC0"/>
    <w:rsid w:val="009F4759"/>
    <w:rsid w:val="00A03690"/>
    <w:rsid w:val="00A04B00"/>
    <w:rsid w:val="00A10157"/>
    <w:rsid w:val="00A1669A"/>
    <w:rsid w:val="00A22476"/>
    <w:rsid w:val="00A26EC7"/>
    <w:rsid w:val="00A2751E"/>
    <w:rsid w:val="00A30065"/>
    <w:rsid w:val="00A3337B"/>
    <w:rsid w:val="00A33C9E"/>
    <w:rsid w:val="00A50134"/>
    <w:rsid w:val="00A53336"/>
    <w:rsid w:val="00A56B4A"/>
    <w:rsid w:val="00A6071E"/>
    <w:rsid w:val="00A651EF"/>
    <w:rsid w:val="00A75079"/>
    <w:rsid w:val="00A7564D"/>
    <w:rsid w:val="00A77000"/>
    <w:rsid w:val="00A8494B"/>
    <w:rsid w:val="00A8572E"/>
    <w:rsid w:val="00A86059"/>
    <w:rsid w:val="00A91CA0"/>
    <w:rsid w:val="00A9533A"/>
    <w:rsid w:val="00A95A07"/>
    <w:rsid w:val="00A9602A"/>
    <w:rsid w:val="00AA5B52"/>
    <w:rsid w:val="00AA7041"/>
    <w:rsid w:val="00AB0B15"/>
    <w:rsid w:val="00AB1225"/>
    <w:rsid w:val="00AB4C19"/>
    <w:rsid w:val="00AC0E4D"/>
    <w:rsid w:val="00AC7282"/>
    <w:rsid w:val="00ACC5E9"/>
    <w:rsid w:val="00AD1739"/>
    <w:rsid w:val="00AE508E"/>
    <w:rsid w:val="00AF16B9"/>
    <w:rsid w:val="00B00ABA"/>
    <w:rsid w:val="00B055F8"/>
    <w:rsid w:val="00B05639"/>
    <w:rsid w:val="00B1170A"/>
    <w:rsid w:val="00B13732"/>
    <w:rsid w:val="00B16245"/>
    <w:rsid w:val="00B25A1A"/>
    <w:rsid w:val="00B25BCA"/>
    <w:rsid w:val="00B26988"/>
    <w:rsid w:val="00B27A10"/>
    <w:rsid w:val="00B30317"/>
    <w:rsid w:val="00B32972"/>
    <w:rsid w:val="00B43AA9"/>
    <w:rsid w:val="00B547E8"/>
    <w:rsid w:val="00B55CCC"/>
    <w:rsid w:val="00B56373"/>
    <w:rsid w:val="00B56F08"/>
    <w:rsid w:val="00B57245"/>
    <w:rsid w:val="00B6105C"/>
    <w:rsid w:val="00B628D4"/>
    <w:rsid w:val="00B62BD5"/>
    <w:rsid w:val="00B64AAB"/>
    <w:rsid w:val="00B721B2"/>
    <w:rsid w:val="00B8322C"/>
    <w:rsid w:val="00B85066"/>
    <w:rsid w:val="00B86932"/>
    <w:rsid w:val="00B94040"/>
    <w:rsid w:val="00B97BB8"/>
    <w:rsid w:val="00BA34DD"/>
    <w:rsid w:val="00BA4810"/>
    <w:rsid w:val="00BA5C60"/>
    <w:rsid w:val="00BB15E7"/>
    <w:rsid w:val="00BB24D8"/>
    <w:rsid w:val="00BB6A06"/>
    <w:rsid w:val="00BB70D5"/>
    <w:rsid w:val="00BC27BE"/>
    <w:rsid w:val="00BC4178"/>
    <w:rsid w:val="00BC7B98"/>
    <w:rsid w:val="00BD05E1"/>
    <w:rsid w:val="00BD12A7"/>
    <w:rsid w:val="00BD79BE"/>
    <w:rsid w:val="00BE0A21"/>
    <w:rsid w:val="00BE431C"/>
    <w:rsid w:val="00BE5177"/>
    <w:rsid w:val="00BF20FD"/>
    <w:rsid w:val="00BF6479"/>
    <w:rsid w:val="00BF70CF"/>
    <w:rsid w:val="00C0094C"/>
    <w:rsid w:val="00C01CF0"/>
    <w:rsid w:val="00C14172"/>
    <w:rsid w:val="00C14E78"/>
    <w:rsid w:val="00C23FB5"/>
    <w:rsid w:val="00C30320"/>
    <w:rsid w:val="00C30822"/>
    <w:rsid w:val="00C316ED"/>
    <w:rsid w:val="00C3313C"/>
    <w:rsid w:val="00C350C5"/>
    <w:rsid w:val="00C367A3"/>
    <w:rsid w:val="00C41B4D"/>
    <w:rsid w:val="00C44DAB"/>
    <w:rsid w:val="00C45B7A"/>
    <w:rsid w:val="00C47E3D"/>
    <w:rsid w:val="00C5027A"/>
    <w:rsid w:val="00C57F8C"/>
    <w:rsid w:val="00C6114B"/>
    <w:rsid w:val="00C63661"/>
    <w:rsid w:val="00C75176"/>
    <w:rsid w:val="00C843A1"/>
    <w:rsid w:val="00C9224D"/>
    <w:rsid w:val="00C930E9"/>
    <w:rsid w:val="00C9757B"/>
    <w:rsid w:val="00CA1558"/>
    <w:rsid w:val="00CA2A98"/>
    <w:rsid w:val="00CA4EFD"/>
    <w:rsid w:val="00CA6C17"/>
    <w:rsid w:val="00CB15E9"/>
    <w:rsid w:val="00CC0815"/>
    <w:rsid w:val="00CC5F85"/>
    <w:rsid w:val="00CD19CE"/>
    <w:rsid w:val="00CD52D5"/>
    <w:rsid w:val="00CD662F"/>
    <w:rsid w:val="00CD673A"/>
    <w:rsid w:val="00CE0766"/>
    <w:rsid w:val="00CE525A"/>
    <w:rsid w:val="00CF0194"/>
    <w:rsid w:val="00CF0A58"/>
    <w:rsid w:val="00CF5177"/>
    <w:rsid w:val="00CF5F09"/>
    <w:rsid w:val="00CF6A24"/>
    <w:rsid w:val="00D005F7"/>
    <w:rsid w:val="00D02494"/>
    <w:rsid w:val="00D02BE0"/>
    <w:rsid w:val="00D056B1"/>
    <w:rsid w:val="00D151B9"/>
    <w:rsid w:val="00D15C5D"/>
    <w:rsid w:val="00D2328C"/>
    <w:rsid w:val="00D235B8"/>
    <w:rsid w:val="00D301AF"/>
    <w:rsid w:val="00D31E4A"/>
    <w:rsid w:val="00D33F5C"/>
    <w:rsid w:val="00D342BF"/>
    <w:rsid w:val="00D34CC7"/>
    <w:rsid w:val="00D40960"/>
    <w:rsid w:val="00D4190C"/>
    <w:rsid w:val="00D420D9"/>
    <w:rsid w:val="00D45C8C"/>
    <w:rsid w:val="00D47850"/>
    <w:rsid w:val="00D52EBF"/>
    <w:rsid w:val="00D54AE6"/>
    <w:rsid w:val="00D75275"/>
    <w:rsid w:val="00D92D77"/>
    <w:rsid w:val="00D951CE"/>
    <w:rsid w:val="00D972A4"/>
    <w:rsid w:val="00DA05C6"/>
    <w:rsid w:val="00DA0BE2"/>
    <w:rsid w:val="00DA1191"/>
    <w:rsid w:val="00DB4221"/>
    <w:rsid w:val="00DC72FE"/>
    <w:rsid w:val="00DD0114"/>
    <w:rsid w:val="00DD17FF"/>
    <w:rsid w:val="00DD2EC1"/>
    <w:rsid w:val="00DD31D4"/>
    <w:rsid w:val="00DD3536"/>
    <w:rsid w:val="00DD38FB"/>
    <w:rsid w:val="00DD39A1"/>
    <w:rsid w:val="00DF2785"/>
    <w:rsid w:val="00E11A44"/>
    <w:rsid w:val="00E13138"/>
    <w:rsid w:val="00E202C3"/>
    <w:rsid w:val="00E20D5B"/>
    <w:rsid w:val="00E22199"/>
    <w:rsid w:val="00E24EA5"/>
    <w:rsid w:val="00E25788"/>
    <w:rsid w:val="00E27686"/>
    <w:rsid w:val="00E27746"/>
    <w:rsid w:val="00E336B6"/>
    <w:rsid w:val="00E3375A"/>
    <w:rsid w:val="00E33C8A"/>
    <w:rsid w:val="00E3439C"/>
    <w:rsid w:val="00E37BE3"/>
    <w:rsid w:val="00E40B9F"/>
    <w:rsid w:val="00E415F9"/>
    <w:rsid w:val="00E41BDE"/>
    <w:rsid w:val="00E44B4B"/>
    <w:rsid w:val="00E454B3"/>
    <w:rsid w:val="00E457D6"/>
    <w:rsid w:val="00E51616"/>
    <w:rsid w:val="00E54B3A"/>
    <w:rsid w:val="00E6356E"/>
    <w:rsid w:val="00E71976"/>
    <w:rsid w:val="00E7789C"/>
    <w:rsid w:val="00E77DCA"/>
    <w:rsid w:val="00E85CF2"/>
    <w:rsid w:val="00E93826"/>
    <w:rsid w:val="00E95459"/>
    <w:rsid w:val="00EA2970"/>
    <w:rsid w:val="00EA6F95"/>
    <w:rsid w:val="00EB017E"/>
    <w:rsid w:val="00EB6206"/>
    <w:rsid w:val="00EB64ED"/>
    <w:rsid w:val="00EC4605"/>
    <w:rsid w:val="00EC6A93"/>
    <w:rsid w:val="00ED4771"/>
    <w:rsid w:val="00EE1E22"/>
    <w:rsid w:val="00EF0408"/>
    <w:rsid w:val="00EF15A8"/>
    <w:rsid w:val="00F104B6"/>
    <w:rsid w:val="00F13A57"/>
    <w:rsid w:val="00F23DE5"/>
    <w:rsid w:val="00F25B7D"/>
    <w:rsid w:val="00F25F28"/>
    <w:rsid w:val="00F268D3"/>
    <w:rsid w:val="00F3465B"/>
    <w:rsid w:val="00F36432"/>
    <w:rsid w:val="00F369BE"/>
    <w:rsid w:val="00F36C8E"/>
    <w:rsid w:val="00F41FA0"/>
    <w:rsid w:val="00F439A1"/>
    <w:rsid w:val="00F4488F"/>
    <w:rsid w:val="00F448F8"/>
    <w:rsid w:val="00F60802"/>
    <w:rsid w:val="00F60BC9"/>
    <w:rsid w:val="00F751CA"/>
    <w:rsid w:val="00F808AD"/>
    <w:rsid w:val="00F80FF2"/>
    <w:rsid w:val="00F8123C"/>
    <w:rsid w:val="00F827DF"/>
    <w:rsid w:val="00F82CB4"/>
    <w:rsid w:val="00F834CF"/>
    <w:rsid w:val="00F86813"/>
    <w:rsid w:val="00F91511"/>
    <w:rsid w:val="00F921EC"/>
    <w:rsid w:val="00FA0A9D"/>
    <w:rsid w:val="00FA1F81"/>
    <w:rsid w:val="00FA7148"/>
    <w:rsid w:val="00FA7A49"/>
    <w:rsid w:val="00FC1CBF"/>
    <w:rsid w:val="00FC4034"/>
    <w:rsid w:val="00FC47A6"/>
    <w:rsid w:val="00FD610C"/>
    <w:rsid w:val="00FE4E78"/>
    <w:rsid w:val="00FF10B7"/>
    <w:rsid w:val="00FF5323"/>
    <w:rsid w:val="010522EB"/>
    <w:rsid w:val="011C2B1D"/>
    <w:rsid w:val="0126B2A5"/>
    <w:rsid w:val="012E281B"/>
    <w:rsid w:val="014FF89B"/>
    <w:rsid w:val="01595FAE"/>
    <w:rsid w:val="0161303C"/>
    <w:rsid w:val="0161B1DB"/>
    <w:rsid w:val="01676B1D"/>
    <w:rsid w:val="017FCD4E"/>
    <w:rsid w:val="01B89F87"/>
    <w:rsid w:val="01D27EB9"/>
    <w:rsid w:val="01D5B07F"/>
    <w:rsid w:val="01DE7824"/>
    <w:rsid w:val="0205687D"/>
    <w:rsid w:val="022E4025"/>
    <w:rsid w:val="026F6679"/>
    <w:rsid w:val="029208DE"/>
    <w:rsid w:val="02998C11"/>
    <w:rsid w:val="029C3388"/>
    <w:rsid w:val="02A38D6D"/>
    <w:rsid w:val="02B71517"/>
    <w:rsid w:val="02BD85C0"/>
    <w:rsid w:val="02C3F32C"/>
    <w:rsid w:val="02DACD1E"/>
    <w:rsid w:val="02DCB0BF"/>
    <w:rsid w:val="02EF37A5"/>
    <w:rsid w:val="0328B539"/>
    <w:rsid w:val="034F8C73"/>
    <w:rsid w:val="0352B7E3"/>
    <w:rsid w:val="038A26F7"/>
    <w:rsid w:val="03AAAF16"/>
    <w:rsid w:val="03BC935A"/>
    <w:rsid w:val="03EF0E2F"/>
    <w:rsid w:val="03F57E48"/>
    <w:rsid w:val="03FC8090"/>
    <w:rsid w:val="040278E5"/>
    <w:rsid w:val="0425E517"/>
    <w:rsid w:val="0438A456"/>
    <w:rsid w:val="0473AD6E"/>
    <w:rsid w:val="047E8136"/>
    <w:rsid w:val="0485E382"/>
    <w:rsid w:val="04895BB0"/>
    <w:rsid w:val="04BB9E1A"/>
    <w:rsid w:val="04E658ED"/>
    <w:rsid w:val="04EE3AEA"/>
    <w:rsid w:val="04F0F71E"/>
    <w:rsid w:val="0526D752"/>
    <w:rsid w:val="052BC6DC"/>
    <w:rsid w:val="057B09C1"/>
    <w:rsid w:val="0592E65C"/>
    <w:rsid w:val="05C09ABA"/>
    <w:rsid w:val="05E220FC"/>
    <w:rsid w:val="0609B913"/>
    <w:rsid w:val="0618DBB0"/>
    <w:rsid w:val="0622985B"/>
    <w:rsid w:val="06342FC2"/>
    <w:rsid w:val="06B836AD"/>
    <w:rsid w:val="06C31B35"/>
    <w:rsid w:val="070BE3B4"/>
    <w:rsid w:val="0751B493"/>
    <w:rsid w:val="07A9481A"/>
    <w:rsid w:val="07B109F9"/>
    <w:rsid w:val="07E24164"/>
    <w:rsid w:val="0805F74B"/>
    <w:rsid w:val="08305E66"/>
    <w:rsid w:val="08383578"/>
    <w:rsid w:val="08417B77"/>
    <w:rsid w:val="084D059F"/>
    <w:rsid w:val="0851FEF5"/>
    <w:rsid w:val="086E63B0"/>
    <w:rsid w:val="087D5E2C"/>
    <w:rsid w:val="0886F0E7"/>
    <w:rsid w:val="08BA46EE"/>
    <w:rsid w:val="08DD7F42"/>
    <w:rsid w:val="08E95A4C"/>
    <w:rsid w:val="09129830"/>
    <w:rsid w:val="091334C0"/>
    <w:rsid w:val="092DF634"/>
    <w:rsid w:val="09440BED"/>
    <w:rsid w:val="09B2BDC9"/>
    <w:rsid w:val="09DA5A30"/>
    <w:rsid w:val="09E112E5"/>
    <w:rsid w:val="09E5E1D0"/>
    <w:rsid w:val="09F837F8"/>
    <w:rsid w:val="0A6AAD84"/>
    <w:rsid w:val="0A971CC7"/>
    <w:rsid w:val="0AA31BA5"/>
    <w:rsid w:val="0AA5C38B"/>
    <w:rsid w:val="0AC58CAD"/>
    <w:rsid w:val="0AC9C695"/>
    <w:rsid w:val="0ADB5936"/>
    <w:rsid w:val="0AECEBFF"/>
    <w:rsid w:val="0AF38943"/>
    <w:rsid w:val="0AFC0FF2"/>
    <w:rsid w:val="0B103868"/>
    <w:rsid w:val="0B33C71E"/>
    <w:rsid w:val="0B407628"/>
    <w:rsid w:val="0B696B97"/>
    <w:rsid w:val="0B79225B"/>
    <w:rsid w:val="0BB830A3"/>
    <w:rsid w:val="0BBEE73B"/>
    <w:rsid w:val="0BD6AA88"/>
    <w:rsid w:val="0BD90C85"/>
    <w:rsid w:val="0BEAEE0E"/>
    <w:rsid w:val="0BFA6693"/>
    <w:rsid w:val="0BFCEE8C"/>
    <w:rsid w:val="0C0176ED"/>
    <w:rsid w:val="0C05FED0"/>
    <w:rsid w:val="0C1446C3"/>
    <w:rsid w:val="0C14EE29"/>
    <w:rsid w:val="0C18DF64"/>
    <w:rsid w:val="0C34F8A9"/>
    <w:rsid w:val="0C39C752"/>
    <w:rsid w:val="0C42EAD4"/>
    <w:rsid w:val="0C4CACFD"/>
    <w:rsid w:val="0C50388C"/>
    <w:rsid w:val="0C6F7F9D"/>
    <w:rsid w:val="0C7E71CA"/>
    <w:rsid w:val="0C8AE731"/>
    <w:rsid w:val="0C9191B1"/>
    <w:rsid w:val="0C9AC6EF"/>
    <w:rsid w:val="0CD65EAC"/>
    <w:rsid w:val="0CED8272"/>
    <w:rsid w:val="0D0037E3"/>
    <w:rsid w:val="0D0DA21F"/>
    <w:rsid w:val="0D1CEC00"/>
    <w:rsid w:val="0D32AEF9"/>
    <w:rsid w:val="0D6A8D63"/>
    <w:rsid w:val="0D722094"/>
    <w:rsid w:val="0D77BCED"/>
    <w:rsid w:val="0D8EA658"/>
    <w:rsid w:val="0DA211B9"/>
    <w:rsid w:val="0DADFE79"/>
    <w:rsid w:val="0DC35A72"/>
    <w:rsid w:val="0DCA7D96"/>
    <w:rsid w:val="0DDBB20B"/>
    <w:rsid w:val="0DE5D102"/>
    <w:rsid w:val="0E08D31A"/>
    <w:rsid w:val="0E166F4A"/>
    <w:rsid w:val="0E1AD3FE"/>
    <w:rsid w:val="0E24777F"/>
    <w:rsid w:val="0E497588"/>
    <w:rsid w:val="0E692A20"/>
    <w:rsid w:val="0E871A11"/>
    <w:rsid w:val="0E8ADB8C"/>
    <w:rsid w:val="0E8B6063"/>
    <w:rsid w:val="0EA38F10"/>
    <w:rsid w:val="0EC14079"/>
    <w:rsid w:val="0ED7E921"/>
    <w:rsid w:val="0ED9D07C"/>
    <w:rsid w:val="0EEC8BC5"/>
    <w:rsid w:val="0EEDD3CC"/>
    <w:rsid w:val="0F0DF0F5"/>
    <w:rsid w:val="0F3A6EDF"/>
    <w:rsid w:val="0F664DF7"/>
    <w:rsid w:val="0F90416A"/>
    <w:rsid w:val="0FA65CBD"/>
    <w:rsid w:val="0FB06EBD"/>
    <w:rsid w:val="0FC7012F"/>
    <w:rsid w:val="0FD6A59D"/>
    <w:rsid w:val="0FDE3053"/>
    <w:rsid w:val="0FF23849"/>
    <w:rsid w:val="10073841"/>
    <w:rsid w:val="102CBC6C"/>
    <w:rsid w:val="102FADCF"/>
    <w:rsid w:val="10691A50"/>
    <w:rsid w:val="106E7DA0"/>
    <w:rsid w:val="10A99C79"/>
    <w:rsid w:val="10B0097D"/>
    <w:rsid w:val="10BAF227"/>
    <w:rsid w:val="10BC591C"/>
    <w:rsid w:val="10C15A29"/>
    <w:rsid w:val="10D6BA1F"/>
    <w:rsid w:val="10F66BCA"/>
    <w:rsid w:val="10FCC7FE"/>
    <w:rsid w:val="11148A32"/>
    <w:rsid w:val="1116C53C"/>
    <w:rsid w:val="112AE2DA"/>
    <w:rsid w:val="11390819"/>
    <w:rsid w:val="114702A3"/>
    <w:rsid w:val="114C2F26"/>
    <w:rsid w:val="117329E1"/>
    <w:rsid w:val="118F3E15"/>
    <w:rsid w:val="119CF159"/>
    <w:rsid w:val="11A308A2"/>
    <w:rsid w:val="11AAF628"/>
    <w:rsid w:val="11B14ADC"/>
    <w:rsid w:val="11BB67B2"/>
    <w:rsid w:val="11BF2979"/>
    <w:rsid w:val="11C5AA07"/>
    <w:rsid w:val="11CB7E30"/>
    <w:rsid w:val="11E3D62A"/>
    <w:rsid w:val="11FEC3EA"/>
    <w:rsid w:val="1200B232"/>
    <w:rsid w:val="120203BD"/>
    <w:rsid w:val="120C6E78"/>
    <w:rsid w:val="1240D5E8"/>
    <w:rsid w:val="12411626"/>
    <w:rsid w:val="1245EC0C"/>
    <w:rsid w:val="124C9353"/>
    <w:rsid w:val="126D2C2F"/>
    <w:rsid w:val="12754054"/>
    <w:rsid w:val="1295052D"/>
    <w:rsid w:val="129DEEB9"/>
    <w:rsid w:val="12B1C0BC"/>
    <w:rsid w:val="12B6CEF0"/>
    <w:rsid w:val="12C2E53E"/>
    <w:rsid w:val="12C82588"/>
    <w:rsid w:val="12E08DD3"/>
    <w:rsid w:val="12E1B1D2"/>
    <w:rsid w:val="12F33A8B"/>
    <w:rsid w:val="12F9AA0A"/>
    <w:rsid w:val="12FF5042"/>
    <w:rsid w:val="131819EA"/>
    <w:rsid w:val="1331C179"/>
    <w:rsid w:val="13664064"/>
    <w:rsid w:val="136B4A87"/>
    <w:rsid w:val="13889132"/>
    <w:rsid w:val="138DBD13"/>
    <w:rsid w:val="13A07AB0"/>
    <w:rsid w:val="13A6AF5F"/>
    <w:rsid w:val="13FCF995"/>
    <w:rsid w:val="141110B5"/>
    <w:rsid w:val="141D0486"/>
    <w:rsid w:val="14283CEF"/>
    <w:rsid w:val="1431210C"/>
    <w:rsid w:val="1431A5A4"/>
    <w:rsid w:val="1432957B"/>
    <w:rsid w:val="143B7E25"/>
    <w:rsid w:val="1449FA04"/>
    <w:rsid w:val="144F5445"/>
    <w:rsid w:val="148A6824"/>
    <w:rsid w:val="14DD060F"/>
    <w:rsid w:val="150C034F"/>
    <w:rsid w:val="151E3DE9"/>
    <w:rsid w:val="1528C249"/>
    <w:rsid w:val="152AE6DD"/>
    <w:rsid w:val="152D48DA"/>
    <w:rsid w:val="1545EA8C"/>
    <w:rsid w:val="15613831"/>
    <w:rsid w:val="159B3DCB"/>
    <w:rsid w:val="15B27BF3"/>
    <w:rsid w:val="15B585DF"/>
    <w:rsid w:val="15C2A80B"/>
    <w:rsid w:val="15C46551"/>
    <w:rsid w:val="15D85638"/>
    <w:rsid w:val="15DD7D01"/>
    <w:rsid w:val="15DFD11C"/>
    <w:rsid w:val="15EA365F"/>
    <w:rsid w:val="15F1E9B7"/>
    <w:rsid w:val="162B7EE7"/>
    <w:rsid w:val="163A005E"/>
    <w:rsid w:val="165A2636"/>
    <w:rsid w:val="1668C448"/>
    <w:rsid w:val="1671291E"/>
    <w:rsid w:val="167E674B"/>
    <w:rsid w:val="168E1424"/>
    <w:rsid w:val="16ADAB23"/>
    <w:rsid w:val="16BCE36F"/>
    <w:rsid w:val="16E4E261"/>
    <w:rsid w:val="17134F71"/>
    <w:rsid w:val="171E8021"/>
    <w:rsid w:val="1721888B"/>
    <w:rsid w:val="17414380"/>
    <w:rsid w:val="174D631D"/>
    <w:rsid w:val="17504164"/>
    <w:rsid w:val="175DD449"/>
    <w:rsid w:val="1772C086"/>
    <w:rsid w:val="179F5FED"/>
    <w:rsid w:val="17A678A4"/>
    <w:rsid w:val="17B14507"/>
    <w:rsid w:val="17B3FEF6"/>
    <w:rsid w:val="17CD4146"/>
    <w:rsid w:val="17E1282C"/>
    <w:rsid w:val="181412CA"/>
    <w:rsid w:val="183CD911"/>
    <w:rsid w:val="185150E5"/>
    <w:rsid w:val="18630353"/>
    <w:rsid w:val="186822BF"/>
    <w:rsid w:val="18D06AB8"/>
    <w:rsid w:val="18E9337E"/>
    <w:rsid w:val="1910C048"/>
    <w:rsid w:val="196844A5"/>
    <w:rsid w:val="1974717F"/>
    <w:rsid w:val="197A8AC5"/>
    <w:rsid w:val="19961A9F"/>
    <w:rsid w:val="19E8F9DC"/>
    <w:rsid w:val="19EA55EC"/>
    <w:rsid w:val="19F7791D"/>
    <w:rsid w:val="19FED3B4"/>
    <w:rsid w:val="1A37D594"/>
    <w:rsid w:val="1A55958A"/>
    <w:rsid w:val="1A59418A"/>
    <w:rsid w:val="1A8316D5"/>
    <w:rsid w:val="1AC155BA"/>
    <w:rsid w:val="1AD2974E"/>
    <w:rsid w:val="1AE52413"/>
    <w:rsid w:val="1AF60663"/>
    <w:rsid w:val="1B00A22B"/>
    <w:rsid w:val="1B536CB4"/>
    <w:rsid w:val="1B5B7273"/>
    <w:rsid w:val="1B75DCD8"/>
    <w:rsid w:val="1B7CA63B"/>
    <w:rsid w:val="1B8AF86C"/>
    <w:rsid w:val="1B982B24"/>
    <w:rsid w:val="1B9AA415"/>
    <w:rsid w:val="1BCBFD2A"/>
    <w:rsid w:val="1BD3A5F5"/>
    <w:rsid w:val="1BD3DB2F"/>
    <w:rsid w:val="1BE5F0FD"/>
    <w:rsid w:val="1BE80743"/>
    <w:rsid w:val="1C20D440"/>
    <w:rsid w:val="1C3DD936"/>
    <w:rsid w:val="1C3F7AA5"/>
    <w:rsid w:val="1C43D4F9"/>
    <w:rsid w:val="1C759822"/>
    <w:rsid w:val="1C84429E"/>
    <w:rsid w:val="1C9CC839"/>
    <w:rsid w:val="1CAFEB2F"/>
    <w:rsid w:val="1CBD2FB7"/>
    <w:rsid w:val="1CC21665"/>
    <w:rsid w:val="1CEDA8CF"/>
    <w:rsid w:val="1CF6F702"/>
    <w:rsid w:val="1D0514D6"/>
    <w:rsid w:val="1D2B1358"/>
    <w:rsid w:val="1D367476"/>
    <w:rsid w:val="1D4839EE"/>
    <w:rsid w:val="1D524C6A"/>
    <w:rsid w:val="1D565556"/>
    <w:rsid w:val="1D7934DC"/>
    <w:rsid w:val="1DCE1F78"/>
    <w:rsid w:val="1DD32B0B"/>
    <w:rsid w:val="1DD7B7D4"/>
    <w:rsid w:val="1DF106E6"/>
    <w:rsid w:val="1E034E15"/>
    <w:rsid w:val="1E1B2CB8"/>
    <w:rsid w:val="1E416E47"/>
    <w:rsid w:val="1E57B973"/>
    <w:rsid w:val="1E58B592"/>
    <w:rsid w:val="1EAC1A95"/>
    <w:rsid w:val="1EB06794"/>
    <w:rsid w:val="1EB446FD"/>
    <w:rsid w:val="1EB5EAB4"/>
    <w:rsid w:val="1EB92394"/>
    <w:rsid w:val="1ED3315F"/>
    <w:rsid w:val="1EDCF2C1"/>
    <w:rsid w:val="1EE35274"/>
    <w:rsid w:val="1EEED6A1"/>
    <w:rsid w:val="1F0FE2BF"/>
    <w:rsid w:val="1F15053D"/>
    <w:rsid w:val="1F20BFA9"/>
    <w:rsid w:val="1F24FFBD"/>
    <w:rsid w:val="1F27678E"/>
    <w:rsid w:val="1F37D917"/>
    <w:rsid w:val="1F5C2640"/>
    <w:rsid w:val="1F5FD6E6"/>
    <w:rsid w:val="1F771B67"/>
    <w:rsid w:val="1F845F47"/>
    <w:rsid w:val="1FBA9423"/>
    <w:rsid w:val="1FCA7724"/>
    <w:rsid w:val="20255C76"/>
    <w:rsid w:val="202E9BFA"/>
    <w:rsid w:val="2037F9CC"/>
    <w:rsid w:val="2072B94F"/>
    <w:rsid w:val="209F617B"/>
    <w:rsid w:val="20B3DB4F"/>
    <w:rsid w:val="20CD6EFF"/>
    <w:rsid w:val="20F5F7E8"/>
    <w:rsid w:val="20FD5471"/>
    <w:rsid w:val="20FE7BEB"/>
    <w:rsid w:val="210400F9"/>
    <w:rsid w:val="211A6D31"/>
    <w:rsid w:val="2122C9C9"/>
    <w:rsid w:val="212880F3"/>
    <w:rsid w:val="215C4986"/>
    <w:rsid w:val="216233D7"/>
    <w:rsid w:val="21665B07"/>
    <w:rsid w:val="217F8364"/>
    <w:rsid w:val="218C65D8"/>
    <w:rsid w:val="21ABC9FE"/>
    <w:rsid w:val="21C119F2"/>
    <w:rsid w:val="221C43E6"/>
    <w:rsid w:val="222C905E"/>
    <w:rsid w:val="223B5349"/>
    <w:rsid w:val="224CA5FF"/>
    <w:rsid w:val="224FC82E"/>
    <w:rsid w:val="226557E7"/>
    <w:rsid w:val="2265623F"/>
    <w:rsid w:val="22825FA6"/>
    <w:rsid w:val="229015C4"/>
    <w:rsid w:val="2293C702"/>
    <w:rsid w:val="22A042EA"/>
    <w:rsid w:val="22B63D92"/>
    <w:rsid w:val="22C2365C"/>
    <w:rsid w:val="22C68255"/>
    <w:rsid w:val="23022B68"/>
    <w:rsid w:val="2303BEE8"/>
    <w:rsid w:val="231DD2C9"/>
    <w:rsid w:val="231EDCB6"/>
    <w:rsid w:val="23542D9E"/>
    <w:rsid w:val="235E1D60"/>
    <w:rsid w:val="2365FEB4"/>
    <w:rsid w:val="23753E5C"/>
    <w:rsid w:val="23797A42"/>
    <w:rsid w:val="2391D15E"/>
    <w:rsid w:val="23A09738"/>
    <w:rsid w:val="23AF2EBF"/>
    <w:rsid w:val="2402EC5D"/>
    <w:rsid w:val="24120B2E"/>
    <w:rsid w:val="241DDA1C"/>
    <w:rsid w:val="24322C31"/>
    <w:rsid w:val="2439C16F"/>
    <w:rsid w:val="24524EBD"/>
    <w:rsid w:val="24527A10"/>
    <w:rsid w:val="24568B6B"/>
    <w:rsid w:val="24641749"/>
    <w:rsid w:val="24794F92"/>
    <w:rsid w:val="24859CA3"/>
    <w:rsid w:val="24AD7319"/>
    <w:rsid w:val="24C37F92"/>
    <w:rsid w:val="24CEEFFE"/>
    <w:rsid w:val="2506E052"/>
    <w:rsid w:val="25332DEC"/>
    <w:rsid w:val="2533E302"/>
    <w:rsid w:val="253F6B10"/>
    <w:rsid w:val="2561673B"/>
    <w:rsid w:val="25999480"/>
    <w:rsid w:val="259C6B89"/>
    <w:rsid w:val="25B6B200"/>
    <w:rsid w:val="25DA786E"/>
    <w:rsid w:val="25DF2489"/>
    <w:rsid w:val="25F7E0BE"/>
    <w:rsid w:val="261F4019"/>
    <w:rsid w:val="263DC191"/>
    <w:rsid w:val="26B96F9D"/>
    <w:rsid w:val="26C0FC99"/>
    <w:rsid w:val="26E1BDF2"/>
    <w:rsid w:val="26FD379C"/>
    <w:rsid w:val="2722F4EA"/>
    <w:rsid w:val="2723B887"/>
    <w:rsid w:val="27530276"/>
    <w:rsid w:val="275CBB9E"/>
    <w:rsid w:val="276C95F5"/>
    <w:rsid w:val="2771EC4F"/>
    <w:rsid w:val="27852E62"/>
    <w:rsid w:val="27C285AC"/>
    <w:rsid w:val="27C3B7B7"/>
    <w:rsid w:val="27E9A1EA"/>
    <w:rsid w:val="2806BB15"/>
    <w:rsid w:val="284B1131"/>
    <w:rsid w:val="284FCA1E"/>
    <w:rsid w:val="285317DC"/>
    <w:rsid w:val="2864DB98"/>
    <w:rsid w:val="287A2F97"/>
    <w:rsid w:val="28811332"/>
    <w:rsid w:val="28B1CFA3"/>
    <w:rsid w:val="28B228FD"/>
    <w:rsid w:val="28E57C51"/>
    <w:rsid w:val="28F6A960"/>
    <w:rsid w:val="2928AA7A"/>
    <w:rsid w:val="293A5C9A"/>
    <w:rsid w:val="29CE6AD5"/>
    <w:rsid w:val="29D1974E"/>
    <w:rsid w:val="29D481A5"/>
    <w:rsid w:val="29DA275E"/>
    <w:rsid w:val="29E5213B"/>
    <w:rsid w:val="2A0C45F3"/>
    <w:rsid w:val="2A7CD250"/>
    <w:rsid w:val="2A814CB2"/>
    <w:rsid w:val="2A9B098A"/>
    <w:rsid w:val="2ABD38F6"/>
    <w:rsid w:val="2AC28004"/>
    <w:rsid w:val="2AC895FF"/>
    <w:rsid w:val="2AFA029D"/>
    <w:rsid w:val="2B7B455F"/>
    <w:rsid w:val="2B8A9D9D"/>
    <w:rsid w:val="2B8E0D6B"/>
    <w:rsid w:val="2B923A25"/>
    <w:rsid w:val="2B99B89C"/>
    <w:rsid w:val="2BD0A8BF"/>
    <w:rsid w:val="2BD58B93"/>
    <w:rsid w:val="2BF34EF9"/>
    <w:rsid w:val="2C2679FB"/>
    <w:rsid w:val="2C4DF9E5"/>
    <w:rsid w:val="2C5E84D4"/>
    <w:rsid w:val="2C63E579"/>
    <w:rsid w:val="2CA54E28"/>
    <w:rsid w:val="2CCF9BAB"/>
    <w:rsid w:val="2CECB2CB"/>
    <w:rsid w:val="2CFE0631"/>
    <w:rsid w:val="2D19B2BE"/>
    <w:rsid w:val="2D319369"/>
    <w:rsid w:val="2D5EF68D"/>
    <w:rsid w:val="2D6E0A72"/>
    <w:rsid w:val="2D6E6242"/>
    <w:rsid w:val="2D729251"/>
    <w:rsid w:val="2D9B5E5A"/>
    <w:rsid w:val="2DEC87E7"/>
    <w:rsid w:val="2E076227"/>
    <w:rsid w:val="2E208400"/>
    <w:rsid w:val="2E248598"/>
    <w:rsid w:val="2E42C226"/>
    <w:rsid w:val="2E5ADCF9"/>
    <w:rsid w:val="2E786511"/>
    <w:rsid w:val="2E9C87C1"/>
    <w:rsid w:val="2EA91602"/>
    <w:rsid w:val="2EAB9DB3"/>
    <w:rsid w:val="2EC82721"/>
    <w:rsid w:val="2ED02CCC"/>
    <w:rsid w:val="2ED6B216"/>
    <w:rsid w:val="2EDE70E8"/>
    <w:rsid w:val="2EF6AE20"/>
    <w:rsid w:val="2F0F0817"/>
    <w:rsid w:val="2F16B787"/>
    <w:rsid w:val="2F1E2400"/>
    <w:rsid w:val="2F2DEE96"/>
    <w:rsid w:val="2F3FC1FA"/>
    <w:rsid w:val="2F523C8E"/>
    <w:rsid w:val="2F5E7F7D"/>
    <w:rsid w:val="2F99F716"/>
    <w:rsid w:val="2F9ABF98"/>
    <w:rsid w:val="2F9CD8F5"/>
    <w:rsid w:val="2FACBF32"/>
    <w:rsid w:val="2FB3FB90"/>
    <w:rsid w:val="2FBB3F85"/>
    <w:rsid w:val="2FC28783"/>
    <w:rsid w:val="2FD56184"/>
    <w:rsid w:val="2FFCF8B9"/>
    <w:rsid w:val="30078F9D"/>
    <w:rsid w:val="302AFFEF"/>
    <w:rsid w:val="305F6016"/>
    <w:rsid w:val="305F651B"/>
    <w:rsid w:val="3072DC57"/>
    <w:rsid w:val="30751DA7"/>
    <w:rsid w:val="307EC93D"/>
    <w:rsid w:val="30845B41"/>
    <w:rsid w:val="30847C8A"/>
    <w:rsid w:val="3085BAA4"/>
    <w:rsid w:val="308D2572"/>
    <w:rsid w:val="3097C140"/>
    <w:rsid w:val="30D5591E"/>
    <w:rsid w:val="30EE0CEF"/>
    <w:rsid w:val="310ECE2F"/>
    <w:rsid w:val="312DC812"/>
    <w:rsid w:val="3138E496"/>
    <w:rsid w:val="31821EA2"/>
    <w:rsid w:val="31B22627"/>
    <w:rsid w:val="31BF7B3D"/>
    <w:rsid w:val="31CCED24"/>
    <w:rsid w:val="31DBFC9E"/>
    <w:rsid w:val="31DF0F5E"/>
    <w:rsid w:val="320DD7ED"/>
    <w:rsid w:val="3213D83B"/>
    <w:rsid w:val="32238343"/>
    <w:rsid w:val="32521720"/>
    <w:rsid w:val="3270B0D6"/>
    <w:rsid w:val="3284511F"/>
    <w:rsid w:val="328594D5"/>
    <w:rsid w:val="329CD342"/>
    <w:rsid w:val="32A000BB"/>
    <w:rsid w:val="32B7C757"/>
    <w:rsid w:val="32D120E4"/>
    <w:rsid w:val="32D479B7"/>
    <w:rsid w:val="32EE634F"/>
    <w:rsid w:val="330137DB"/>
    <w:rsid w:val="331718E6"/>
    <w:rsid w:val="331816E1"/>
    <w:rsid w:val="33184F32"/>
    <w:rsid w:val="33185368"/>
    <w:rsid w:val="3398BB96"/>
    <w:rsid w:val="33C12702"/>
    <w:rsid w:val="33C8FDC6"/>
    <w:rsid w:val="33D740FD"/>
    <w:rsid w:val="33EA9C86"/>
    <w:rsid w:val="33F4B681"/>
    <w:rsid w:val="34142B1F"/>
    <w:rsid w:val="343E7020"/>
    <w:rsid w:val="345F4E23"/>
    <w:rsid w:val="34701F43"/>
    <w:rsid w:val="34809A82"/>
    <w:rsid w:val="34852963"/>
    <w:rsid w:val="3487F78F"/>
    <w:rsid w:val="3495F8A6"/>
    <w:rsid w:val="34B41390"/>
    <w:rsid w:val="34B820BA"/>
    <w:rsid w:val="34BB4272"/>
    <w:rsid w:val="34E186D4"/>
    <w:rsid w:val="34EDF369"/>
    <w:rsid w:val="35153B8F"/>
    <w:rsid w:val="351F4857"/>
    <w:rsid w:val="35598D22"/>
    <w:rsid w:val="3564F1C9"/>
    <w:rsid w:val="357F788B"/>
    <w:rsid w:val="35879705"/>
    <w:rsid w:val="35B6A7F4"/>
    <w:rsid w:val="35C1B110"/>
    <w:rsid w:val="35CDC101"/>
    <w:rsid w:val="3600DB09"/>
    <w:rsid w:val="361446E1"/>
    <w:rsid w:val="36449137"/>
    <w:rsid w:val="3653F11B"/>
    <w:rsid w:val="36658601"/>
    <w:rsid w:val="366D1005"/>
    <w:rsid w:val="368E8BAA"/>
    <w:rsid w:val="36B95E1D"/>
    <w:rsid w:val="36E45F2B"/>
    <w:rsid w:val="37170F04"/>
    <w:rsid w:val="371F8C4D"/>
    <w:rsid w:val="37258BFA"/>
    <w:rsid w:val="37264BBD"/>
    <w:rsid w:val="37395B9F"/>
    <w:rsid w:val="375B388A"/>
    <w:rsid w:val="377B8136"/>
    <w:rsid w:val="378516A4"/>
    <w:rsid w:val="37A42906"/>
    <w:rsid w:val="37C32144"/>
    <w:rsid w:val="38338388"/>
    <w:rsid w:val="38544547"/>
    <w:rsid w:val="38637922"/>
    <w:rsid w:val="38695F3B"/>
    <w:rsid w:val="38733E41"/>
    <w:rsid w:val="388983A1"/>
    <w:rsid w:val="38A3DA35"/>
    <w:rsid w:val="38BCB727"/>
    <w:rsid w:val="38C4FB35"/>
    <w:rsid w:val="38DF1DE5"/>
    <w:rsid w:val="38F0F139"/>
    <w:rsid w:val="38F951D2"/>
    <w:rsid w:val="3945F703"/>
    <w:rsid w:val="3950BD20"/>
    <w:rsid w:val="395D90DE"/>
    <w:rsid w:val="39816F3E"/>
    <w:rsid w:val="39969E6A"/>
    <w:rsid w:val="399F35A1"/>
    <w:rsid w:val="39A385C2"/>
    <w:rsid w:val="39ACA5E3"/>
    <w:rsid w:val="39B2BAF3"/>
    <w:rsid w:val="39B7B321"/>
    <w:rsid w:val="39E17295"/>
    <w:rsid w:val="39FC4B9E"/>
    <w:rsid w:val="3A0272BC"/>
    <w:rsid w:val="3A0AF9F5"/>
    <w:rsid w:val="3A38EA2B"/>
    <w:rsid w:val="3A5104EC"/>
    <w:rsid w:val="3A6CEFEC"/>
    <w:rsid w:val="3A78306B"/>
    <w:rsid w:val="3A7B57DF"/>
    <w:rsid w:val="3A952233"/>
    <w:rsid w:val="3A9DD36E"/>
    <w:rsid w:val="3AC1974D"/>
    <w:rsid w:val="3ADB428A"/>
    <w:rsid w:val="3B06A266"/>
    <w:rsid w:val="3B096D27"/>
    <w:rsid w:val="3B1AA9F4"/>
    <w:rsid w:val="3B2C5554"/>
    <w:rsid w:val="3B3F5623"/>
    <w:rsid w:val="3B44EB30"/>
    <w:rsid w:val="3B52DDD7"/>
    <w:rsid w:val="3B53CB72"/>
    <w:rsid w:val="3B55DA1D"/>
    <w:rsid w:val="3B64D6AA"/>
    <w:rsid w:val="3B6B354A"/>
    <w:rsid w:val="3B93ADC3"/>
    <w:rsid w:val="3BA726D6"/>
    <w:rsid w:val="3BAD2BD4"/>
    <w:rsid w:val="3BD6F033"/>
    <w:rsid w:val="3BF9C9BD"/>
    <w:rsid w:val="3BFE3633"/>
    <w:rsid w:val="3BFFC866"/>
    <w:rsid w:val="3C2D4A32"/>
    <w:rsid w:val="3C37A4DB"/>
    <w:rsid w:val="3C46C63E"/>
    <w:rsid w:val="3C4B693C"/>
    <w:rsid w:val="3C58BA98"/>
    <w:rsid w:val="3C6C5703"/>
    <w:rsid w:val="3C701C8D"/>
    <w:rsid w:val="3C7712EB"/>
    <w:rsid w:val="3C852C1C"/>
    <w:rsid w:val="3C96EC76"/>
    <w:rsid w:val="3CB62B93"/>
    <w:rsid w:val="3CBB1C18"/>
    <w:rsid w:val="3CC65DC2"/>
    <w:rsid w:val="3CC71EFE"/>
    <w:rsid w:val="3D00E006"/>
    <w:rsid w:val="3D16DB2A"/>
    <w:rsid w:val="3D23CBB7"/>
    <w:rsid w:val="3D385FF0"/>
    <w:rsid w:val="3D52F295"/>
    <w:rsid w:val="3D865088"/>
    <w:rsid w:val="3D8E107B"/>
    <w:rsid w:val="3DB87796"/>
    <w:rsid w:val="3DCF4C49"/>
    <w:rsid w:val="3DDCC7A3"/>
    <w:rsid w:val="3DEA7346"/>
    <w:rsid w:val="3E063069"/>
    <w:rsid w:val="3E1FEE69"/>
    <w:rsid w:val="3E353A11"/>
    <w:rsid w:val="3E5D32EF"/>
    <w:rsid w:val="3E62EF5F"/>
    <w:rsid w:val="3E756FC9"/>
    <w:rsid w:val="3E9A19EC"/>
    <w:rsid w:val="3E9CB067"/>
    <w:rsid w:val="3E9EC793"/>
    <w:rsid w:val="3EB155E1"/>
    <w:rsid w:val="3EF9F35C"/>
    <w:rsid w:val="3F2220E9"/>
    <w:rsid w:val="3F4773A9"/>
    <w:rsid w:val="3F4E3F38"/>
    <w:rsid w:val="3F97B1BC"/>
    <w:rsid w:val="3FDA1389"/>
    <w:rsid w:val="3FF1160F"/>
    <w:rsid w:val="4002BF0A"/>
    <w:rsid w:val="4006455F"/>
    <w:rsid w:val="402A3C8E"/>
    <w:rsid w:val="405C234B"/>
    <w:rsid w:val="405F390D"/>
    <w:rsid w:val="407AFF08"/>
    <w:rsid w:val="407E0192"/>
    <w:rsid w:val="409EDD63"/>
    <w:rsid w:val="40AC5452"/>
    <w:rsid w:val="40BDA210"/>
    <w:rsid w:val="40CA49AC"/>
    <w:rsid w:val="40F4ABE7"/>
    <w:rsid w:val="410C61B2"/>
    <w:rsid w:val="4127E043"/>
    <w:rsid w:val="412941B0"/>
    <w:rsid w:val="412F6954"/>
    <w:rsid w:val="4135D833"/>
    <w:rsid w:val="4145BEB1"/>
    <w:rsid w:val="41592D5A"/>
    <w:rsid w:val="416248D5"/>
    <w:rsid w:val="41706FA5"/>
    <w:rsid w:val="4175AEBB"/>
    <w:rsid w:val="41D851BC"/>
    <w:rsid w:val="41E53B10"/>
    <w:rsid w:val="422711D2"/>
    <w:rsid w:val="423E5E3B"/>
    <w:rsid w:val="426F762B"/>
    <w:rsid w:val="427745EB"/>
    <w:rsid w:val="429151D0"/>
    <w:rsid w:val="42961C7E"/>
    <w:rsid w:val="42979E20"/>
    <w:rsid w:val="42B4318F"/>
    <w:rsid w:val="42BCF95D"/>
    <w:rsid w:val="42C80039"/>
    <w:rsid w:val="42CE233A"/>
    <w:rsid w:val="42E9E405"/>
    <w:rsid w:val="42F060F3"/>
    <w:rsid w:val="42F46DA0"/>
    <w:rsid w:val="43192101"/>
    <w:rsid w:val="43376739"/>
    <w:rsid w:val="433992F2"/>
    <w:rsid w:val="43BDCE7A"/>
    <w:rsid w:val="43CD64FF"/>
    <w:rsid w:val="43DB447D"/>
    <w:rsid w:val="43EE2B64"/>
    <w:rsid w:val="43F9CBF4"/>
    <w:rsid w:val="44018369"/>
    <w:rsid w:val="4405814D"/>
    <w:rsid w:val="44122FE5"/>
    <w:rsid w:val="44179E53"/>
    <w:rsid w:val="4431ECDF"/>
    <w:rsid w:val="44363BA0"/>
    <w:rsid w:val="445A01FC"/>
    <w:rsid w:val="446979DA"/>
    <w:rsid w:val="4470BAE5"/>
    <w:rsid w:val="4477CDF8"/>
    <w:rsid w:val="447D5F73"/>
    <w:rsid w:val="44B1E562"/>
    <w:rsid w:val="44BAD3DE"/>
    <w:rsid w:val="44C5F6DB"/>
    <w:rsid w:val="44CCF531"/>
    <w:rsid w:val="44CE2BCD"/>
    <w:rsid w:val="44DE7BDF"/>
    <w:rsid w:val="44FF23A8"/>
    <w:rsid w:val="4512B97B"/>
    <w:rsid w:val="4518ED58"/>
    <w:rsid w:val="4532AA30"/>
    <w:rsid w:val="453506EE"/>
    <w:rsid w:val="454569B2"/>
    <w:rsid w:val="4556EF3A"/>
    <w:rsid w:val="456B60DA"/>
    <w:rsid w:val="4580BE6A"/>
    <w:rsid w:val="4582C00F"/>
    <w:rsid w:val="45B2B1EE"/>
    <w:rsid w:val="45CCF2F7"/>
    <w:rsid w:val="45CDBD40"/>
    <w:rsid w:val="45DBBEF4"/>
    <w:rsid w:val="45E2EF7F"/>
    <w:rsid w:val="45E744BC"/>
    <w:rsid w:val="45F28554"/>
    <w:rsid w:val="461BF086"/>
    <w:rsid w:val="4626DD01"/>
    <w:rsid w:val="4631B870"/>
    <w:rsid w:val="464FDA57"/>
    <w:rsid w:val="466E057A"/>
    <w:rsid w:val="46702F8E"/>
    <w:rsid w:val="46740541"/>
    <w:rsid w:val="46752141"/>
    <w:rsid w:val="467FFD4A"/>
    <w:rsid w:val="468957EB"/>
    <w:rsid w:val="4689623D"/>
    <w:rsid w:val="47282287"/>
    <w:rsid w:val="4737637F"/>
    <w:rsid w:val="4753364E"/>
    <w:rsid w:val="478EACDE"/>
    <w:rsid w:val="47A3F55F"/>
    <w:rsid w:val="47A93346"/>
    <w:rsid w:val="47B50035"/>
    <w:rsid w:val="47B7B38F"/>
    <w:rsid w:val="47C082A6"/>
    <w:rsid w:val="47C77D33"/>
    <w:rsid w:val="47E47C6E"/>
    <w:rsid w:val="48562F27"/>
    <w:rsid w:val="48661A84"/>
    <w:rsid w:val="48B535D2"/>
    <w:rsid w:val="48DCA0C4"/>
    <w:rsid w:val="48E282B2"/>
    <w:rsid w:val="493A0444"/>
    <w:rsid w:val="49451A2B"/>
    <w:rsid w:val="494B83C3"/>
    <w:rsid w:val="498DA01D"/>
    <w:rsid w:val="49ABA603"/>
    <w:rsid w:val="49BBD2C6"/>
    <w:rsid w:val="49C52286"/>
    <w:rsid w:val="49F04CF5"/>
    <w:rsid w:val="4A1DE909"/>
    <w:rsid w:val="4A2889A1"/>
    <w:rsid w:val="4A2F6A6E"/>
    <w:rsid w:val="4A4266A5"/>
    <w:rsid w:val="4A6126BD"/>
    <w:rsid w:val="4A653AC1"/>
    <w:rsid w:val="4A7E0642"/>
    <w:rsid w:val="4ACFF8C8"/>
    <w:rsid w:val="4AF695E0"/>
    <w:rsid w:val="4AFC66B7"/>
    <w:rsid w:val="4B0861CD"/>
    <w:rsid w:val="4B1458BF"/>
    <w:rsid w:val="4B2126E6"/>
    <w:rsid w:val="4B230F0B"/>
    <w:rsid w:val="4B361E05"/>
    <w:rsid w:val="4B53863C"/>
    <w:rsid w:val="4B65BA0C"/>
    <w:rsid w:val="4B7173AE"/>
    <w:rsid w:val="4B794FDF"/>
    <w:rsid w:val="4B7BB704"/>
    <w:rsid w:val="4BADA897"/>
    <w:rsid w:val="4BAEC88B"/>
    <w:rsid w:val="4BAF7561"/>
    <w:rsid w:val="4BAF7691"/>
    <w:rsid w:val="4BB8C168"/>
    <w:rsid w:val="4BC2D45B"/>
    <w:rsid w:val="4BD7C7A4"/>
    <w:rsid w:val="4BE4A7C2"/>
    <w:rsid w:val="4BEFB9AB"/>
    <w:rsid w:val="4BF26ED0"/>
    <w:rsid w:val="4C20C57D"/>
    <w:rsid w:val="4C3C8828"/>
    <w:rsid w:val="4C60D96B"/>
    <w:rsid w:val="4C66F93A"/>
    <w:rsid w:val="4C77B268"/>
    <w:rsid w:val="4C7E2B93"/>
    <w:rsid w:val="4C8C05F0"/>
    <w:rsid w:val="4C8C348B"/>
    <w:rsid w:val="4CB01030"/>
    <w:rsid w:val="4CB0DFF9"/>
    <w:rsid w:val="4CB18015"/>
    <w:rsid w:val="4CDBF7E6"/>
    <w:rsid w:val="4D01EBD8"/>
    <w:rsid w:val="4D2B147D"/>
    <w:rsid w:val="4D2EBAC2"/>
    <w:rsid w:val="4D343BDF"/>
    <w:rsid w:val="4D5889A2"/>
    <w:rsid w:val="4D5F39B1"/>
    <w:rsid w:val="4D6C1A5D"/>
    <w:rsid w:val="4D97640B"/>
    <w:rsid w:val="4D991FDB"/>
    <w:rsid w:val="4D9F86FE"/>
    <w:rsid w:val="4DBC0255"/>
    <w:rsid w:val="4DD105BB"/>
    <w:rsid w:val="4DD16FB8"/>
    <w:rsid w:val="4E0A20F3"/>
    <w:rsid w:val="4E3895E9"/>
    <w:rsid w:val="4E55E2E2"/>
    <w:rsid w:val="4E641BE3"/>
    <w:rsid w:val="4E65E767"/>
    <w:rsid w:val="4E6A23FB"/>
    <w:rsid w:val="4E7806CE"/>
    <w:rsid w:val="4E9B09EC"/>
    <w:rsid w:val="4E9FB477"/>
    <w:rsid w:val="4EC9F6E8"/>
    <w:rsid w:val="4ED6EB4B"/>
    <w:rsid w:val="4ED8790F"/>
    <w:rsid w:val="4EE02372"/>
    <w:rsid w:val="4EE71623"/>
    <w:rsid w:val="4EEC6C7D"/>
    <w:rsid w:val="4EFB29E3"/>
    <w:rsid w:val="4F07EABE"/>
    <w:rsid w:val="4F5FD758"/>
    <w:rsid w:val="4FCD4F69"/>
    <w:rsid w:val="4FE39735"/>
    <w:rsid w:val="4FE61D5B"/>
    <w:rsid w:val="4FEA2E28"/>
    <w:rsid w:val="4FF4C87C"/>
    <w:rsid w:val="50251F02"/>
    <w:rsid w:val="5028E93B"/>
    <w:rsid w:val="50519274"/>
    <w:rsid w:val="506406E7"/>
    <w:rsid w:val="5097580C"/>
    <w:rsid w:val="509C379C"/>
    <w:rsid w:val="50A33C90"/>
    <w:rsid w:val="50B9300D"/>
    <w:rsid w:val="50F3570E"/>
    <w:rsid w:val="5114F7DB"/>
    <w:rsid w:val="512F7FA7"/>
    <w:rsid w:val="518F5F55"/>
    <w:rsid w:val="519323A3"/>
    <w:rsid w:val="519BCD7B"/>
    <w:rsid w:val="51B9A828"/>
    <w:rsid w:val="5206FCD1"/>
    <w:rsid w:val="521EB6E5"/>
    <w:rsid w:val="522BFAC5"/>
    <w:rsid w:val="522EF69D"/>
    <w:rsid w:val="52323713"/>
    <w:rsid w:val="524BF62C"/>
    <w:rsid w:val="526570FC"/>
    <w:rsid w:val="5265B5C2"/>
    <w:rsid w:val="5286254A"/>
    <w:rsid w:val="52A6C304"/>
    <w:rsid w:val="52D68AD5"/>
    <w:rsid w:val="530465BF"/>
    <w:rsid w:val="53144EAF"/>
    <w:rsid w:val="531B603D"/>
    <w:rsid w:val="531D26A5"/>
    <w:rsid w:val="533218B6"/>
    <w:rsid w:val="53507D1B"/>
    <w:rsid w:val="535537E0"/>
    <w:rsid w:val="536E062E"/>
    <w:rsid w:val="536F3E2D"/>
    <w:rsid w:val="5374BBA8"/>
    <w:rsid w:val="5391BB81"/>
    <w:rsid w:val="54271EE2"/>
    <w:rsid w:val="54414DF6"/>
    <w:rsid w:val="545647E8"/>
    <w:rsid w:val="5463A271"/>
    <w:rsid w:val="54C2916B"/>
    <w:rsid w:val="54E6506C"/>
    <w:rsid w:val="54F148EA"/>
    <w:rsid w:val="550C6645"/>
    <w:rsid w:val="550D6264"/>
    <w:rsid w:val="550F7963"/>
    <w:rsid w:val="55119144"/>
    <w:rsid w:val="5516575F"/>
    <w:rsid w:val="551D76B8"/>
    <w:rsid w:val="5522880A"/>
    <w:rsid w:val="55597444"/>
    <w:rsid w:val="55639B87"/>
    <w:rsid w:val="557705A3"/>
    <w:rsid w:val="5577EC5C"/>
    <w:rsid w:val="5586454F"/>
    <w:rsid w:val="559B80D0"/>
    <w:rsid w:val="55A26F8E"/>
    <w:rsid w:val="55A275F0"/>
    <w:rsid w:val="55C66DBC"/>
    <w:rsid w:val="55C86490"/>
    <w:rsid w:val="55DE4A07"/>
    <w:rsid w:val="55F9A050"/>
    <w:rsid w:val="5657FF62"/>
    <w:rsid w:val="56860D5D"/>
    <w:rsid w:val="569F4DFC"/>
    <w:rsid w:val="56AFC77B"/>
    <w:rsid w:val="56B387D5"/>
    <w:rsid w:val="56DBD8AC"/>
    <w:rsid w:val="56EF51BF"/>
    <w:rsid w:val="56F65899"/>
    <w:rsid w:val="5712FCA3"/>
    <w:rsid w:val="572EFFA3"/>
    <w:rsid w:val="574633D7"/>
    <w:rsid w:val="5747968F"/>
    <w:rsid w:val="5755E7E3"/>
    <w:rsid w:val="577650C0"/>
    <w:rsid w:val="5777E801"/>
    <w:rsid w:val="5792787C"/>
    <w:rsid w:val="579A015B"/>
    <w:rsid w:val="579B559B"/>
    <w:rsid w:val="57D263AE"/>
    <w:rsid w:val="57E257C9"/>
    <w:rsid w:val="57EB4155"/>
    <w:rsid w:val="57F6276E"/>
    <w:rsid w:val="580694C1"/>
    <w:rsid w:val="582F650B"/>
    <w:rsid w:val="5831F7C0"/>
    <w:rsid w:val="586B4AEA"/>
    <w:rsid w:val="58A18FDD"/>
    <w:rsid w:val="58AFFC50"/>
    <w:rsid w:val="58B5918C"/>
    <w:rsid w:val="58B8B0AF"/>
    <w:rsid w:val="58C7AF75"/>
    <w:rsid w:val="58DA4484"/>
    <w:rsid w:val="58E33461"/>
    <w:rsid w:val="58FA943B"/>
    <w:rsid w:val="591C764C"/>
    <w:rsid w:val="5953D145"/>
    <w:rsid w:val="595709F7"/>
    <w:rsid w:val="5999E5D0"/>
    <w:rsid w:val="59B9C18F"/>
    <w:rsid w:val="59BD29E4"/>
    <w:rsid w:val="59C74683"/>
    <w:rsid w:val="59CDD9A5"/>
    <w:rsid w:val="59D454F1"/>
    <w:rsid w:val="59F572F5"/>
    <w:rsid w:val="59F61C62"/>
    <w:rsid w:val="5A1ED0D2"/>
    <w:rsid w:val="5A22873E"/>
    <w:rsid w:val="5A2E231E"/>
    <w:rsid w:val="5A4A9D65"/>
    <w:rsid w:val="5A61D7C0"/>
    <w:rsid w:val="5A844111"/>
    <w:rsid w:val="5AFEE558"/>
    <w:rsid w:val="5B07EC0A"/>
    <w:rsid w:val="5B1D7C42"/>
    <w:rsid w:val="5B27B982"/>
    <w:rsid w:val="5B319EAD"/>
    <w:rsid w:val="5B32383C"/>
    <w:rsid w:val="5B38C937"/>
    <w:rsid w:val="5B4FD937"/>
    <w:rsid w:val="5B5591F0"/>
    <w:rsid w:val="5B818D64"/>
    <w:rsid w:val="5B8F4080"/>
    <w:rsid w:val="5BD71CFE"/>
    <w:rsid w:val="5BF84990"/>
    <w:rsid w:val="5C0D3F94"/>
    <w:rsid w:val="5C14AC0D"/>
    <w:rsid w:val="5C1FF30F"/>
    <w:rsid w:val="5C22E7CC"/>
    <w:rsid w:val="5C2A5560"/>
    <w:rsid w:val="5C2D81D9"/>
    <w:rsid w:val="5C34E3EF"/>
    <w:rsid w:val="5C3E3063"/>
    <w:rsid w:val="5C4D2D19"/>
    <w:rsid w:val="5C5F9808"/>
    <w:rsid w:val="5C727AAA"/>
    <w:rsid w:val="5C780249"/>
    <w:rsid w:val="5CAC6974"/>
    <w:rsid w:val="5D027591"/>
    <w:rsid w:val="5D17AAFB"/>
    <w:rsid w:val="5D309FA7"/>
    <w:rsid w:val="5D3BF7DE"/>
    <w:rsid w:val="5D4744A0"/>
    <w:rsid w:val="5D5B2B4A"/>
    <w:rsid w:val="5D88E6E3"/>
    <w:rsid w:val="5D8C0E46"/>
    <w:rsid w:val="5DA1C1EC"/>
    <w:rsid w:val="5DB69CEE"/>
    <w:rsid w:val="5DDF5D6C"/>
    <w:rsid w:val="5DE86DD9"/>
    <w:rsid w:val="5DECBBDF"/>
    <w:rsid w:val="5DF4C1EB"/>
    <w:rsid w:val="5E260F8C"/>
    <w:rsid w:val="5E51994D"/>
    <w:rsid w:val="5E5F079B"/>
    <w:rsid w:val="5E6AC1AA"/>
    <w:rsid w:val="5E740A55"/>
    <w:rsid w:val="5E8302FF"/>
    <w:rsid w:val="5E92D136"/>
    <w:rsid w:val="5EBCC8AD"/>
    <w:rsid w:val="5EC01BFC"/>
    <w:rsid w:val="5EDDE928"/>
    <w:rsid w:val="5EE7A296"/>
    <w:rsid w:val="5EE7BB5B"/>
    <w:rsid w:val="5EF46600"/>
    <w:rsid w:val="5EF857EA"/>
    <w:rsid w:val="5F0E04CC"/>
    <w:rsid w:val="5F226A7A"/>
    <w:rsid w:val="5F364C78"/>
    <w:rsid w:val="5F3D924D"/>
    <w:rsid w:val="5F50AD62"/>
    <w:rsid w:val="5F57C108"/>
    <w:rsid w:val="5F69D189"/>
    <w:rsid w:val="5F80E2E2"/>
    <w:rsid w:val="5F9C8A25"/>
    <w:rsid w:val="5FADE0B1"/>
    <w:rsid w:val="5FB47C78"/>
    <w:rsid w:val="5FBEB13E"/>
    <w:rsid w:val="5FED69AE"/>
    <w:rsid w:val="6033FB91"/>
    <w:rsid w:val="605E8E56"/>
    <w:rsid w:val="607BDA77"/>
    <w:rsid w:val="60854612"/>
    <w:rsid w:val="608E4A5F"/>
    <w:rsid w:val="60BD75F5"/>
    <w:rsid w:val="60F1D574"/>
    <w:rsid w:val="61407DFF"/>
    <w:rsid w:val="6159BB1B"/>
    <w:rsid w:val="616F846B"/>
    <w:rsid w:val="61893A0F"/>
    <w:rsid w:val="618A77E5"/>
    <w:rsid w:val="619B50F4"/>
    <w:rsid w:val="61A97004"/>
    <w:rsid w:val="61CFCBF2"/>
    <w:rsid w:val="61DC0D37"/>
    <w:rsid w:val="61E7A8DB"/>
    <w:rsid w:val="61E7F4F0"/>
    <w:rsid w:val="61FF88BB"/>
    <w:rsid w:val="621F4358"/>
    <w:rsid w:val="6220DC63"/>
    <w:rsid w:val="62542160"/>
    <w:rsid w:val="62783BCC"/>
    <w:rsid w:val="6279778F"/>
    <w:rsid w:val="62F0E336"/>
    <w:rsid w:val="63526EB4"/>
    <w:rsid w:val="63585B66"/>
    <w:rsid w:val="636CC3E6"/>
    <w:rsid w:val="6373BF9F"/>
    <w:rsid w:val="63AE456D"/>
    <w:rsid w:val="63B08BE5"/>
    <w:rsid w:val="63C273B7"/>
    <w:rsid w:val="63CE7DBC"/>
    <w:rsid w:val="63DA4749"/>
    <w:rsid w:val="64066F16"/>
    <w:rsid w:val="640B8E82"/>
    <w:rsid w:val="641547F0"/>
    <w:rsid w:val="6424B6DF"/>
    <w:rsid w:val="642B322B"/>
    <w:rsid w:val="64494A37"/>
    <w:rsid w:val="645C2A40"/>
    <w:rsid w:val="646AA9ED"/>
    <w:rsid w:val="646CB94C"/>
    <w:rsid w:val="647BC401"/>
    <w:rsid w:val="6484C70C"/>
    <w:rsid w:val="648C9F41"/>
    <w:rsid w:val="649776D2"/>
    <w:rsid w:val="64C4FD45"/>
    <w:rsid w:val="64CBEF6C"/>
    <w:rsid w:val="64D8364B"/>
    <w:rsid w:val="64E558F4"/>
    <w:rsid w:val="65089E99"/>
    <w:rsid w:val="650F9000"/>
    <w:rsid w:val="6541AD5C"/>
    <w:rsid w:val="654BC8EB"/>
    <w:rsid w:val="6584419D"/>
    <w:rsid w:val="658FA6CD"/>
    <w:rsid w:val="65A87ADB"/>
    <w:rsid w:val="65AD4A28"/>
    <w:rsid w:val="65D0600B"/>
    <w:rsid w:val="65F7B664"/>
    <w:rsid w:val="6612F4D8"/>
    <w:rsid w:val="6690F177"/>
    <w:rsid w:val="66999281"/>
    <w:rsid w:val="66BBCD18"/>
    <w:rsid w:val="66BFA1D0"/>
    <w:rsid w:val="66C5230D"/>
    <w:rsid w:val="66CFCA76"/>
    <w:rsid w:val="6716883B"/>
    <w:rsid w:val="671929CB"/>
    <w:rsid w:val="672011FE"/>
    <w:rsid w:val="67310DF3"/>
    <w:rsid w:val="673B1D96"/>
    <w:rsid w:val="67415E5D"/>
    <w:rsid w:val="6759B5F6"/>
    <w:rsid w:val="675BBF47"/>
    <w:rsid w:val="679E6516"/>
    <w:rsid w:val="67AB773D"/>
    <w:rsid w:val="67C90B87"/>
    <w:rsid w:val="67DDEE6C"/>
    <w:rsid w:val="67FC486D"/>
    <w:rsid w:val="6806B775"/>
    <w:rsid w:val="68207A6C"/>
    <w:rsid w:val="68318E05"/>
    <w:rsid w:val="683BCCE4"/>
    <w:rsid w:val="687091DA"/>
    <w:rsid w:val="689057F7"/>
    <w:rsid w:val="68AC09B9"/>
    <w:rsid w:val="68ACDE9A"/>
    <w:rsid w:val="68B12B24"/>
    <w:rsid w:val="68CCDE54"/>
    <w:rsid w:val="68DEFFA5"/>
    <w:rsid w:val="68E03FA8"/>
    <w:rsid w:val="6944773C"/>
    <w:rsid w:val="694F3524"/>
    <w:rsid w:val="69BCECDD"/>
    <w:rsid w:val="69BE87EA"/>
    <w:rsid w:val="69E407B7"/>
    <w:rsid w:val="69EDFAC7"/>
    <w:rsid w:val="69F3F6ED"/>
    <w:rsid w:val="6A17B22A"/>
    <w:rsid w:val="6A35C722"/>
    <w:rsid w:val="6A43C49E"/>
    <w:rsid w:val="6A57B2C0"/>
    <w:rsid w:val="6A9DDED5"/>
    <w:rsid w:val="6AB5099C"/>
    <w:rsid w:val="6AC7DAD7"/>
    <w:rsid w:val="6AC8DC0E"/>
    <w:rsid w:val="6AD58DF6"/>
    <w:rsid w:val="6AD845E5"/>
    <w:rsid w:val="6AFD4C89"/>
    <w:rsid w:val="6B076786"/>
    <w:rsid w:val="6B0F6FB1"/>
    <w:rsid w:val="6B150922"/>
    <w:rsid w:val="6B18DF3F"/>
    <w:rsid w:val="6B3809DB"/>
    <w:rsid w:val="6B5C9CFF"/>
    <w:rsid w:val="6B68974F"/>
    <w:rsid w:val="6B933CC9"/>
    <w:rsid w:val="6BB1E851"/>
    <w:rsid w:val="6BD81BA7"/>
    <w:rsid w:val="6BF96590"/>
    <w:rsid w:val="6BFE4D92"/>
    <w:rsid w:val="6C0E4F35"/>
    <w:rsid w:val="6C2CE648"/>
    <w:rsid w:val="6C35E9B8"/>
    <w:rsid w:val="6C44C745"/>
    <w:rsid w:val="6C57FCFF"/>
    <w:rsid w:val="6C86D5E6"/>
    <w:rsid w:val="6C97B126"/>
    <w:rsid w:val="6CA5D925"/>
    <w:rsid w:val="6CBC1F92"/>
    <w:rsid w:val="6CC69B5B"/>
    <w:rsid w:val="6CD054C9"/>
    <w:rsid w:val="6CE54C01"/>
    <w:rsid w:val="6D012A99"/>
    <w:rsid w:val="6D0A635A"/>
    <w:rsid w:val="6D4AA0BD"/>
    <w:rsid w:val="6D6897AE"/>
    <w:rsid w:val="6D7B456C"/>
    <w:rsid w:val="6DB31E80"/>
    <w:rsid w:val="6DCB00CB"/>
    <w:rsid w:val="6DD3249D"/>
    <w:rsid w:val="6DDFE59E"/>
    <w:rsid w:val="6DF4F6C1"/>
    <w:rsid w:val="6E0C5C4E"/>
    <w:rsid w:val="6E22A647"/>
    <w:rsid w:val="6E36BD67"/>
    <w:rsid w:val="6E9CBF6A"/>
    <w:rsid w:val="6E9D6AF2"/>
    <w:rsid w:val="6EA763E4"/>
    <w:rsid w:val="6EB5E7C7"/>
    <w:rsid w:val="6EC58C3A"/>
    <w:rsid w:val="6ED671D4"/>
    <w:rsid w:val="6F06494B"/>
    <w:rsid w:val="6F0772D8"/>
    <w:rsid w:val="6F1B1627"/>
    <w:rsid w:val="6F3347E5"/>
    <w:rsid w:val="6F4D313A"/>
    <w:rsid w:val="6F500034"/>
    <w:rsid w:val="6F6D8A7A"/>
    <w:rsid w:val="6F989520"/>
    <w:rsid w:val="6FCF51E8"/>
    <w:rsid w:val="6FDB756C"/>
    <w:rsid w:val="6FDCC28E"/>
    <w:rsid w:val="70038D78"/>
    <w:rsid w:val="7012E623"/>
    <w:rsid w:val="70154319"/>
    <w:rsid w:val="7022AA09"/>
    <w:rsid w:val="703417A5"/>
    <w:rsid w:val="70433445"/>
    <w:rsid w:val="7046EB48"/>
    <w:rsid w:val="705703A4"/>
    <w:rsid w:val="70570B58"/>
    <w:rsid w:val="70745E73"/>
    <w:rsid w:val="707535E4"/>
    <w:rsid w:val="707A040B"/>
    <w:rsid w:val="70A6FBD2"/>
    <w:rsid w:val="70B8C9FA"/>
    <w:rsid w:val="70C095D6"/>
    <w:rsid w:val="70CD8469"/>
    <w:rsid w:val="70DF579F"/>
    <w:rsid w:val="70E4F21E"/>
    <w:rsid w:val="70F7506B"/>
    <w:rsid w:val="71034A02"/>
    <w:rsid w:val="7105356B"/>
    <w:rsid w:val="7113FDDF"/>
    <w:rsid w:val="71277AB5"/>
    <w:rsid w:val="7156AA62"/>
    <w:rsid w:val="715A4709"/>
    <w:rsid w:val="716C1E71"/>
    <w:rsid w:val="717BC8FB"/>
    <w:rsid w:val="71B2F2A9"/>
    <w:rsid w:val="71F1B847"/>
    <w:rsid w:val="71FD47CA"/>
    <w:rsid w:val="7211B6F1"/>
    <w:rsid w:val="7215E222"/>
    <w:rsid w:val="7219CEF6"/>
    <w:rsid w:val="721E11E0"/>
    <w:rsid w:val="725A3ECD"/>
    <w:rsid w:val="7262C4A5"/>
    <w:rsid w:val="72635A48"/>
    <w:rsid w:val="726954CA"/>
    <w:rsid w:val="7283D1F4"/>
    <w:rsid w:val="72C08A52"/>
    <w:rsid w:val="72C6610B"/>
    <w:rsid w:val="72ED4826"/>
    <w:rsid w:val="72F6176A"/>
    <w:rsid w:val="72F8CC19"/>
    <w:rsid w:val="7306F2AA"/>
    <w:rsid w:val="73292A15"/>
    <w:rsid w:val="732BB9CB"/>
    <w:rsid w:val="7371E52A"/>
    <w:rsid w:val="737409BE"/>
    <w:rsid w:val="737AD507"/>
    <w:rsid w:val="737D2A51"/>
    <w:rsid w:val="739595FC"/>
    <w:rsid w:val="739CA01A"/>
    <w:rsid w:val="73E0AA07"/>
    <w:rsid w:val="73ECCD9B"/>
    <w:rsid w:val="7405E93F"/>
    <w:rsid w:val="740F90FB"/>
    <w:rsid w:val="7413329F"/>
    <w:rsid w:val="742F8AC8"/>
    <w:rsid w:val="7463A2E9"/>
    <w:rsid w:val="74A34917"/>
    <w:rsid w:val="74AEF901"/>
    <w:rsid w:val="74AF5773"/>
    <w:rsid w:val="74C174CC"/>
    <w:rsid w:val="74C9B958"/>
    <w:rsid w:val="74E6AE8E"/>
    <w:rsid w:val="74FC4CE2"/>
    <w:rsid w:val="74FF3ADD"/>
    <w:rsid w:val="7501C1D0"/>
    <w:rsid w:val="752E010C"/>
    <w:rsid w:val="7596523A"/>
    <w:rsid w:val="75AB615C"/>
    <w:rsid w:val="75B6D0F2"/>
    <w:rsid w:val="75BF5A28"/>
    <w:rsid w:val="75C98E19"/>
    <w:rsid w:val="75D24086"/>
    <w:rsid w:val="75D4095F"/>
    <w:rsid w:val="75D59C57"/>
    <w:rsid w:val="75EE288D"/>
    <w:rsid w:val="760917B5"/>
    <w:rsid w:val="760F83F6"/>
    <w:rsid w:val="76215C18"/>
    <w:rsid w:val="763AB746"/>
    <w:rsid w:val="7650F080"/>
    <w:rsid w:val="76523879"/>
    <w:rsid w:val="7666EA12"/>
    <w:rsid w:val="766EBDA4"/>
    <w:rsid w:val="7689DC77"/>
    <w:rsid w:val="768E285A"/>
    <w:rsid w:val="76F738AE"/>
    <w:rsid w:val="77061F56"/>
    <w:rsid w:val="774B290F"/>
    <w:rsid w:val="7755202A"/>
    <w:rsid w:val="77619346"/>
    <w:rsid w:val="7779D097"/>
    <w:rsid w:val="777AD318"/>
    <w:rsid w:val="778AF9BC"/>
    <w:rsid w:val="778C988A"/>
    <w:rsid w:val="7797205E"/>
    <w:rsid w:val="779CDF26"/>
    <w:rsid w:val="77C03B25"/>
    <w:rsid w:val="77D39884"/>
    <w:rsid w:val="77DB8B69"/>
    <w:rsid w:val="782B9C72"/>
    <w:rsid w:val="782FF2C3"/>
    <w:rsid w:val="783D3076"/>
    <w:rsid w:val="7845564D"/>
    <w:rsid w:val="7848E302"/>
    <w:rsid w:val="785D7B88"/>
    <w:rsid w:val="78C471CF"/>
    <w:rsid w:val="78D33344"/>
    <w:rsid w:val="78F775D5"/>
    <w:rsid w:val="7908E57B"/>
    <w:rsid w:val="79299006"/>
    <w:rsid w:val="796558EE"/>
    <w:rsid w:val="7968A6EA"/>
    <w:rsid w:val="796C1C94"/>
    <w:rsid w:val="799318B7"/>
    <w:rsid w:val="799D0F18"/>
    <w:rsid w:val="79A029C8"/>
    <w:rsid w:val="79A44058"/>
    <w:rsid w:val="79A65E66"/>
    <w:rsid w:val="79F881C2"/>
    <w:rsid w:val="7A04975E"/>
    <w:rsid w:val="7A11B1EF"/>
    <w:rsid w:val="7A2AC3EC"/>
    <w:rsid w:val="7A342ACB"/>
    <w:rsid w:val="7A383B20"/>
    <w:rsid w:val="7A472716"/>
    <w:rsid w:val="7A512E5B"/>
    <w:rsid w:val="7A5A1B9D"/>
    <w:rsid w:val="7A70695B"/>
    <w:rsid w:val="7A8638FA"/>
    <w:rsid w:val="7A87DD44"/>
    <w:rsid w:val="7A901EEF"/>
    <w:rsid w:val="7AA5A628"/>
    <w:rsid w:val="7AB273DA"/>
    <w:rsid w:val="7ABFF65C"/>
    <w:rsid w:val="7ACCCB27"/>
    <w:rsid w:val="7AD1B6F9"/>
    <w:rsid w:val="7AEC5D61"/>
    <w:rsid w:val="7B07F48C"/>
    <w:rsid w:val="7B38987A"/>
    <w:rsid w:val="7B4D44F2"/>
    <w:rsid w:val="7B4D6A2C"/>
    <w:rsid w:val="7B74D138"/>
    <w:rsid w:val="7B91A535"/>
    <w:rsid w:val="7B94EE1E"/>
    <w:rsid w:val="7B995631"/>
    <w:rsid w:val="7BD175BB"/>
    <w:rsid w:val="7BDE0FFD"/>
    <w:rsid w:val="7BFD6FEA"/>
    <w:rsid w:val="7C363DF1"/>
    <w:rsid w:val="7C39FE68"/>
    <w:rsid w:val="7C494E54"/>
    <w:rsid w:val="7C534181"/>
    <w:rsid w:val="7C5ACED7"/>
    <w:rsid w:val="7C5D5CC7"/>
    <w:rsid w:val="7C98FD42"/>
    <w:rsid w:val="7CBCE6E8"/>
    <w:rsid w:val="7CC55298"/>
    <w:rsid w:val="7CCD8076"/>
    <w:rsid w:val="7CD4517B"/>
    <w:rsid w:val="7D21F37D"/>
    <w:rsid w:val="7D55177C"/>
    <w:rsid w:val="7D5C14E9"/>
    <w:rsid w:val="7D68FE95"/>
    <w:rsid w:val="7D6BCB8D"/>
    <w:rsid w:val="7DC4989C"/>
    <w:rsid w:val="7DE55393"/>
    <w:rsid w:val="7E44BDFC"/>
    <w:rsid w:val="7E54877A"/>
    <w:rsid w:val="7E5DF46E"/>
    <w:rsid w:val="7E687BCB"/>
    <w:rsid w:val="7E68D93E"/>
    <w:rsid w:val="7E70393C"/>
    <w:rsid w:val="7E861E32"/>
    <w:rsid w:val="7E8A8D49"/>
    <w:rsid w:val="7E8CEAD3"/>
    <w:rsid w:val="7E8EB096"/>
    <w:rsid w:val="7E97E5A0"/>
    <w:rsid w:val="7EB45F80"/>
    <w:rsid w:val="7EE1A816"/>
    <w:rsid w:val="7EEC74D8"/>
    <w:rsid w:val="7F04826E"/>
    <w:rsid w:val="7F0C716F"/>
    <w:rsid w:val="7F0EA367"/>
    <w:rsid w:val="7F427E39"/>
    <w:rsid w:val="7F4E1814"/>
    <w:rsid w:val="7F50DFF2"/>
    <w:rsid w:val="7F54E3DF"/>
    <w:rsid w:val="7F5CE38A"/>
    <w:rsid w:val="7F66C12A"/>
    <w:rsid w:val="7F742234"/>
    <w:rsid w:val="7F9FFBA1"/>
    <w:rsid w:val="7FDEAA69"/>
    <w:rsid w:val="7FE75FD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3E94"/>
  <w15:chartTrackingRefBased/>
  <w15:docId w15:val="{CE90C5A1-AC27-4999-B6BC-47BBA9629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DDD"/>
    <w:pPr>
      <w:spacing w:line="256" w:lineRule="auto"/>
    </w:pPr>
  </w:style>
  <w:style w:type="paragraph" w:styleId="Heading1">
    <w:name w:val="heading 1"/>
    <w:basedOn w:val="Normal"/>
    <w:next w:val="Normal"/>
    <w:link w:val="Heading1Char"/>
    <w:uiPriority w:val="9"/>
    <w:qFormat/>
    <w:rsid w:val="005E3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84DDD"/>
    <w:rPr>
      <w:i/>
      <w:iCs/>
    </w:rPr>
  </w:style>
  <w:style w:type="character" w:customStyle="1" w:styleId="Heading1Char">
    <w:name w:val="Heading 1 Char"/>
    <w:basedOn w:val="DefaultParagraphFont"/>
    <w:link w:val="Heading1"/>
    <w:uiPriority w:val="9"/>
    <w:rsid w:val="005E372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C1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F7B"/>
  </w:style>
  <w:style w:type="paragraph" w:styleId="Footer">
    <w:name w:val="footer"/>
    <w:basedOn w:val="Normal"/>
    <w:link w:val="FooterChar"/>
    <w:uiPriority w:val="99"/>
    <w:unhideWhenUsed/>
    <w:rsid w:val="001C1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F7B"/>
  </w:style>
  <w:style w:type="paragraph" w:styleId="NoSpacing">
    <w:name w:val="No Spacing"/>
    <w:link w:val="NoSpacingChar"/>
    <w:uiPriority w:val="1"/>
    <w:qFormat/>
    <w:rsid w:val="00D54A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4AE6"/>
    <w:rPr>
      <w:rFonts w:eastAsiaTheme="minorEastAsia"/>
      <w:lang w:val="en-US"/>
    </w:rPr>
  </w:style>
  <w:style w:type="paragraph" w:styleId="TOCHeading">
    <w:name w:val="TOC Heading"/>
    <w:basedOn w:val="Heading1"/>
    <w:next w:val="Normal"/>
    <w:uiPriority w:val="39"/>
    <w:unhideWhenUsed/>
    <w:qFormat/>
    <w:rsid w:val="00DD3536"/>
    <w:pPr>
      <w:spacing w:line="259" w:lineRule="auto"/>
      <w:outlineLvl w:val="9"/>
    </w:pPr>
    <w:rPr>
      <w:lang w:val="en-US"/>
    </w:rPr>
  </w:style>
  <w:style w:type="paragraph" w:styleId="TOC1">
    <w:name w:val="toc 1"/>
    <w:basedOn w:val="Normal"/>
    <w:next w:val="Normal"/>
    <w:autoRedefine/>
    <w:uiPriority w:val="39"/>
    <w:unhideWhenUsed/>
    <w:rsid w:val="00DD3536"/>
    <w:pPr>
      <w:spacing w:after="100"/>
    </w:pPr>
  </w:style>
  <w:style w:type="character" w:styleId="Hyperlink">
    <w:name w:val="Hyperlink"/>
    <w:basedOn w:val="DefaultParagraphFont"/>
    <w:uiPriority w:val="99"/>
    <w:unhideWhenUsed/>
    <w:rsid w:val="00DD3536"/>
    <w:rPr>
      <w:color w:val="0563C1" w:themeColor="hyperlink"/>
      <w:u w:val="single"/>
    </w:rPr>
  </w:style>
  <w:style w:type="character" w:customStyle="1" w:styleId="Heading2Char">
    <w:name w:val="Heading 2 Char"/>
    <w:basedOn w:val="DefaultParagraphFont"/>
    <w:link w:val="Heading2"/>
    <w:uiPriority w:val="9"/>
    <w:rsid w:val="00C930E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43A1"/>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A1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DA11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99622">
      <w:bodyDiv w:val="1"/>
      <w:marLeft w:val="0"/>
      <w:marRight w:val="0"/>
      <w:marTop w:val="0"/>
      <w:marBottom w:val="0"/>
      <w:divBdr>
        <w:top w:val="none" w:sz="0" w:space="0" w:color="auto"/>
        <w:left w:val="none" w:sz="0" w:space="0" w:color="auto"/>
        <w:bottom w:val="none" w:sz="0" w:space="0" w:color="auto"/>
        <w:right w:val="none" w:sz="0" w:space="0" w:color="auto"/>
      </w:divBdr>
    </w:div>
    <w:div w:id="561453851">
      <w:bodyDiv w:val="1"/>
      <w:marLeft w:val="0"/>
      <w:marRight w:val="0"/>
      <w:marTop w:val="0"/>
      <w:marBottom w:val="0"/>
      <w:divBdr>
        <w:top w:val="none" w:sz="0" w:space="0" w:color="auto"/>
        <w:left w:val="none" w:sz="0" w:space="0" w:color="auto"/>
        <w:bottom w:val="none" w:sz="0" w:space="0" w:color="auto"/>
        <w:right w:val="none" w:sz="0" w:space="0" w:color="auto"/>
      </w:divBdr>
    </w:div>
    <w:div w:id="667485856">
      <w:bodyDiv w:val="1"/>
      <w:marLeft w:val="0"/>
      <w:marRight w:val="0"/>
      <w:marTop w:val="0"/>
      <w:marBottom w:val="0"/>
      <w:divBdr>
        <w:top w:val="none" w:sz="0" w:space="0" w:color="auto"/>
        <w:left w:val="none" w:sz="0" w:space="0" w:color="auto"/>
        <w:bottom w:val="none" w:sz="0" w:space="0" w:color="auto"/>
        <w:right w:val="none" w:sz="0" w:space="0" w:color="auto"/>
      </w:divBdr>
    </w:div>
    <w:div w:id="713968711">
      <w:bodyDiv w:val="1"/>
      <w:marLeft w:val="0"/>
      <w:marRight w:val="0"/>
      <w:marTop w:val="0"/>
      <w:marBottom w:val="0"/>
      <w:divBdr>
        <w:top w:val="none" w:sz="0" w:space="0" w:color="auto"/>
        <w:left w:val="none" w:sz="0" w:space="0" w:color="auto"/>
        <w:bottom w:val="none" w:sz="0" w:space="0" w:color="auto"/>
        <w:right w:val="none" w:sz="0" w:space="0" w:color="auto"/>
      </w:divBdr>
    </w:div>
    <w:div w:id="978194690">
      <w:bodyDiv w:val="1"/>
      <w:marLeft w:val="0"/>
      <w:marRight w:val="0"/>
      <w:marTop w:val="0"/>
      <w:marBottom w:val="0"/>
      <w:divBdr>
        <w:top w:val="none" w:sz="0" w:space="0" w:color="auto"/>
        <w:left w:val="none" w:sz="0" w:space="0" w:color="auto"/>
        <w:bottom w:val="none" w:sz="0" w:space="0" w:color="auto"/>
        <w:right w:val="none" w:sz="0" w:space="0" w:color="auto"/>
      </w:divBdr>
    </w:div>
    <w:div w:id="1023046836">
      <w:bodyDiv w:val="1"/>
      <w:marLeft w:val="0"/>
      <w:marRight w:val="0"/>
      <w:marTop w:val="0"/>
      <w:marBottom w:val="0"/>
      <w:divBdr>
        <w:top w:val="none" w:sz="0" w:space="0" w:color="auto"/>
        <w:left w:val="none" w:sz="0" w:space="0" w:color="auto"/>
        <w:bottom w:val="none" w:sz="0" w:space="0" w:color="auto"/>
        <w:right w:val="none" w:sz="0" w:space="0" w:color="auto"/>
      </w:divBdr>
    </w:div>
    <w:div w:id="2051757855">
      <w:bodyDiv w:val="1"/>
      <w:marLeft w:val="0"/>
      <w:marRight w:val="0"/>
      <w:marTop w:val="0"/>
      <w:marBottom w:val="0"/>
      <w:divBdr>
        <w:top w:val="none" w:sz="0" w:space="0" w:color="auto"/>
        <w:left w:val="none" w:sz="0" w:space="0" w:color="auto"/>
        <w:bottom w:val="none" w:sz="0" w:space="0" w:color="auto"/>
        <w:right w:val="none" w:sz="0" w:space="0" w:color="auto"/>
      </w:divBdr>
    </w:div>
    <w:div w:id="2076464615">
      <w:bodyDiv w:val="1"/>
      <w:marLeft w:val="0"/>
      <w:marRight w:val="0"/>
      <w:marTop w:val="0"/>
      <w:marBottom w:val="0"/>
      <w:divBdr>
        <w:top w:val="none" w:sz="0" w:space="0" w:color="auto"/>
        <w:left w:val="none" w:sz="0" w:space="0" w:color="auto"/>
        <w:bottom w:val="none" w:sz="0" w:space="0" w:color="auto"/>
        <w:right w:val="none" w:sz="0" w:space="0" w:color="auto"/>
      </w:divBdr>
      <w:divsChild>
        <w:div w:id="1977488070">
          <w:marLeft w:val="0"/>
          <w:marRight w:val="0"/>
          <w:marTop w:val="0"/>
          <w:marBottom w:val="0"/>
          <w:divBdr>
            <w:top w:val="none" w:sz="0" w:space="0" w:color="auto"/>
            <w:left w:val="none" w:sz="0" w:space="0" w:color="auto"/>
            <w:bottom w:val="none" w:sz="0" w:space="0" w:color="auto"/>
            <w:right w:val="none" w:sz="0" w:space="0" w:color="auto"/>
          </w:divBdr>
        </w:div>
        <w:div w:id="2097361623">
          <w:marLeft w:val="0"/>
          <w:marRight w:val="0"/>
          <w:marTop w:val="0"/>
          <w:marBottom w:val="0"/>
          <w:divBdr>
            <w:top w:val="none" w:sz="0" w:space="0" w:color="auto"/>
            <w:left w:val="none" w:sz="0" w:space="0" w:color="auto"/>
            <w:bottom w:val="none" w:sz="0" w:space="0" w:color="auto"/>
            <w:right w:val="none" w:sz="0" w:space="0" w:color="auto"/>
          </w:divBdr>
        </w:div>
      </w:divsChild>
    </w:div>
    <w:div w:id="2094620591">
      <w:bodyDiv w:val="1"/>
      <w:marLeft w:val="0"/>
      <w:marRight w:val="0"/>
      <w:marTop w:val="0"/>
      <w:marBottom w:val="0"/>
      <w:divBdr>
        <w:top w:val="none" w:sz="0" w:space="0" w:color="auto"/>
        <w:left w:val="none" w:sz="0" w:space="0" w:color="auto"/>
        <w:bottom w:val="none" w:sz="0" w:space="0" w:color="auto"/>
        <w:right w:val="none" w:sz="0" w:space="0" w:color="auto"/>
      </w:divBdr>
      <w:divsChild>
        <w:div w:id="1200976618">
          <w:marLeft w:val="0"/>
          <w:marRight w:val="0"/>
          <w:marTop w:val="0"/>
          <w:marBottom w:val="0"/>
          <w:divBdr>
            <w:top w:val="none" w:sz="0" w:space="0" w:color="auto"/>
            <w:left w:val="none" w:sz="0" w:space="0" w:color="auto"/>
            <w:bottom w:val="none" w:sz="0" w:space="0" w:color="auto"/>
            <w:right w:val="none" w:sz="0" w:space="0" w:color="auto"/>
          </w:divBdr>
        </w:div>
        <w:div w:id="1732188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org.uk/"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www.macmillan.org.uk/" TargetMode="External"/><Relationship Id="rId17" Type="http://schemas.openxmlformats.org/officeDocument/2006/relationships/hyperlink" Target="https://www.campaignlive.co.uk/article/smartphone-uks-tech-device-choice-people-ditch-pcs-tablets/173146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gov.uk/government/publications/online-copyright-infringement-tracker-survey-10th-wave/online-copyright-infringement-tracker-survey-10th-wave-executive-summa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erfectchoice.uk.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b1e4a88-2e83-402b-b24b-25a01f7a962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28754D1C7B8F74992C57C19525EEC40" ma:contentTypeVersion="14" ma:contentTypeDescription="Create a new document." ma:contentTypeScope="" ma:versionID="e854682975d1fb3c5c626bb7801d94ed">
  <xsd:schema xmlns:xsd="http://www.w3.org/2001/XMLSchema" xmlns:xs="http://www.w3.org/2001/XMLSchema" xmlns:p="http://schemas.microsoft.com/office/2006/metadata/properties" xmlns:ns3="64c86509-f409-4c55-b30c-c04b3baa0710" xmlns:ns4="3b1e4a88-2e83-402b-b24b-25a01f7a962e" targetNamespace="http://schemas.microsoft.com/office/2006/metadata/properties" ma:root="true" ma:fieldsID="24e8b74c38e1c2081964cf445411c2f0" ns3:_="" ns4:_="">
    <xsd:import namespace="64c86509-f409-4c55-b30c-c04b3baa0710"/>
    <xsd:import namespace="3b1e4a88-2e83-402b-b24b-25a01f7a96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LengthInSeconds" minOccurs="0"/>
                <xsd:element ref="ns4:_activity"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c86509-f409-4c55-b30c-c04b3baa07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1e4a88-2e83-402b-b24b-25a01f7a96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7D52BE-4849-443E-8221-45147632E00A}">
  <ds:schemaRefs>
    <ds:schemaRef ds:uri="http://schemas.microsoft.com/office/2006/metadata/properties"/>
    <ds:schemaRef ds:uri="http://schemas.microsoft.com/office/infopath/2007/PartnerControls"/>
    <ds:schemaRef ds:uri="3b1e4a88-2e83-402b-b24b-25a01f7a962e"/>
  </ds:schemaRefs>
</ds:datastoreItem>
</file>

<file path=customXml/itemProps2.xml><?xml version="1.0" encoding="utf-8"?>
<ds:datastoreItem xmlns:ds="http://schemas.openxmlformats.org/officeDocument/2006/customXml" ds:itemID="{418373A2-E645-4D37-980A-E194F08DFB98}">
  <ds:schemaRefs>
    <ds:schemaRef ds:uri="http://schemas.openxmlformats.org/officeDocument/2006/bibliography"/>
  </ds:schemaRefs>
</ds:datastoreItem>
</file>

<file path=customXml/itemProps3.xml><?xml version="1.0" encoding="utf-8"?>
<ds:datastoreItem xmlns:ds="http://schemas.openxmlformats.org/officeDocument/2006/customXml" ds:itemID="{998FF537-964B-4C5A-8E7E-24B7C9F12A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c86509-f409-4c55-b30c-c04b3baa0710"/>
    <ds:schemaRef ds:uri="3b1e4a88-2e83-402b-b24b-25a01f7a9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24682F-53D9-437D-BCE9-014474641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7757</Words>
  <Characters>44220</Characters>
  <Application>Microsoft Office Word</Application>
  <DocSecurity>0</DocSecurity>
  <Lines>368</Lines>
  <Paragraphs>103</Paragraphs>
  <ScaleCrop>false</ScaleCrop>
  <Company>Group 4ii</Company>
  <LinksUpToDate>false</LinksUpToDate>
  <CharactersWithSpaces>51874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Group 4ii</dc:subject>
  <dc:creator>jared awiti</dc:creator>
  <cp:keywords/>
  <dc:description/>
  <cp:lastModifiedBy>Jared Awiti 2021 (N0992216)</cp:lastModifiedBy>
  <cp:revision>258</cp:revision>
  <dcterms:created xsi:type="dcterms:W3CDTF">2023-03-06T12:29:00Z</dcterms:created>
  <dcterms:modified xsi:type="dcterms:W3CDTF">2023-10-19T12:37:00Z</dcterms:modified>
  <cp:category>Supervisor: Zoheir Ezziane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a9c66dbf385bdb906bb42d28aec2fd91b717f0e80701a58637b1ab9f1c111387</vt:lpwstr>
  </property>
  <property fmtid="{D5CDD505-2E9C-101B-9397-08002B2CF9AE}" pid="3" name="ContentTypeId">
    <vt:lpwstr>0x010100928754D1C7B8F74992C57C19525EEC40</vt:lpwstr>
  </property>
</Properties>
</file>